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center" w:tblpY="1698"/>
        <w:tblW w:w="10350" w:type="dxa"/>
        <w:tblLayout w:type="fixed"/>
        <w:tblLook w:val="0620" w:firstRow="1" w:lastRow="0" w:firstColumn="0" w:lastColumn="0" w:noHBand="1" w:noVBand="1"/>
      </w:tblPr>
      <w:tblGrid>
        <w:gridCol w:w="1075"/>
        <w:gridCol w:w="2250"/>
        <w:gridCol w:w="2340"/>
        <w:gridCol w:w="2430"/>
        <w:gridCol w:w="2255"/>
      </w:tblGrid>
      <w:tr w:rsidR="00BB72D6" w:rsidRPr="00632E98" w:rsidTr="00626A0B">
        <w:trPr>
          <w:trHeight w:val="911"/>
        </w:trPr>
        <w:tc>
          <w:tcPr>
            <w:tcW w:w="10350" w:type="dxa"/>
            <w:gridSpan w:val="5"/>
            <w:vAlign w:val="center"/>
          </w:tcPr>
          <w:p w:rsidR="00BB72D6" w:rsidRDefault="00BB72D6" w:rsidP="00F47378">
            <w:pPr>
              <w:jc w:val="center"/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t>Monday December 14</w:t>
            </w: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  <w:vertAlign w:val="superscript"/>
              </w:rPr>
              <w:t>th</w:t>
            </w: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t>: Main Conference and Special Sessions</w:t>
            </w:r>
          </w:p>
          <w:p w:rsidR="00626A0B" w:rsidRPr="00632E98" w:rsidRDefault="00626A0B" w:rsidP="00F47378">
            <w:pPr>
              <w:jc w:val="center"/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</w:pPr>
            <w:r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t>All times are Miami, USA local time zone (EST)</w:t>
            </w:r>
          </w:p>
        </w:tc>
      </w:tr>
      <w:tr w:rsidR="00C9322E" w:rsidRPr="00632E98" w:rsidTr="00626A0B">
        <w:trPr>
          <w:trHeight w:val="911"/>
        </w:trPr>
        <w:tc>
          <w:tcPr>
            <w:tcW w:w="1075" w:type="dxa"/>
          </w:tcPr>
          <w:p w:rsidR="00C9322E" w:rsidRPr="00632E98" w:rsidRDefault="00C9322E" w:rsidP="000A0241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8:45am-9:00am</w:t>
            </w:r>
          </w:p>
        </w:tc>
        <w:tc>
          <w:tcPr>
            <w:tcW w:w="9275" w:type="dxa"/>
            <w:gridSpan w:val="4"/>
          </w:tcPr>
          <w:p w:rsidR="00C9322E" w:rsidRPr="00632E98" w:rsidRDefault="00C9322E" w:rsidP="00C9322E">
            <w:pPr>
              <w:jc w:val="center"/>
              <w:rPr>
                <w:rStyle w:val="c9"/>
                <w:rFonts w:ascii="Times" w:hAnsi="Times" w:cs="Arial"/>
                <w:b/>
                <w:bCs/>
                <w:sz w:val="22"/>
                <w:szCs w:val="22"/>
              </w:rPr>
            </w:pPr>
            <w:r w:rsidRPr="00632E98">
              <w:rPr>
                <w:rStyle w:val="c9"/>
                <w:rFonts w:ascii="Times" w:hAnsi="Times" w:cs="Arial"/>
                <w:b/>
                <w:bCs/>
                <w:sz w:val="22"/>
                <w:szCs w:val="22"/>
              </w:rPr>
              <w:t>Opening Remarks</w:t>
            </w:r>
          </w:p>
          <w:p w:rsidR="00C9322E" w:rsidRDefault="00C9322E" w:rsidP="00C9322E">
            <w:pPr>
              <w:jc w:val="center"/>
              <w:rPr>
                <w:rStyle w:val="c9"/>
                <w:rFonts w:ascii="Times" w:hAnsi="Times" w:cs="Arial"/>
                <w:sz w:val="22"/>
                <w:szCs w:val="22"/>
              </w:rPr>
            </w:pPr>
            <w:r w:rsidRPr="00632E98">
              <w:rPr>
                <w:rStyle w:val="c9"/>
                <w:rFonts w:ascii="Times" w:hAnsi="Times" w:cs="Arial"/>
                <w:sz w:val="22"/>
                <w:szCs w:val="22"/>
              </w:rPr>
              <w:t>Dr. Feng Luo</w:t>
            </w:r>
          </w:p>
          <w:p w:rsidR="005D46CD" w:rsidRDefault="005D46CD" w:rsidP="00C9322E">
            <w:pPr>
              <w:jc w:val="center"/>
              <w:rPr>
                <w:rStyle w:val="c9"/>
                <w:rFonts w:ascii="Times" w:hAnsi="Times" w:cs="Arial"/>
                <w:sz w:val="22"/>
                <w:szCs w:val="22"/>
              </w:rPr>
            </w:pPr>
            <w:r>
              <w:rPr>
                <w:rStyle w:val="c9"/>
                <w:rFonts w:ascii="Times" w:hAnsi="Times" w:cs="Arial"/>
                <w:sz w:val="22"/>
                <w:szCs w:val="22"/>
              </w:rPr>
              <w:t>Dr. Dejing Dou</w:t>
            </w:r>
          </w:p>
          <w:p w:rsidR="00411143" w:rsidRDefault="005D46CD" w:rsidP="00411143">
            <w:pPr>
              <w:jc w:val="center"/>
              <w:rPr>
                <w:rStyle w:val="Hyperlink"/>
                <w:color w:val="auto"/>
                <w:u w:val="none"/>
              </w:rPr>
            </w:pPr>
            <w:r>
              <w:t>Webinar Link:</w:t>
            </w:r>
          </w:p>
          <w:p w:rsidR="00411143" w:rsidRPr="008B0C29" w:rsidRDefault="00411143" w:rsidP="00411143">
            <w:pPr>
              <w:jc w:val="center"/>
              <w:rPr>
                <w:rStyle w:val="Hyperlink"/>
                <w:color w:val="auto"/>
                <w:u w:val="none"/>
              </w:rPr>
            </w:pPr>
            <w:r w:rsidRPr="008B0C29">
              <w:rPr>
                <w:rStyle w:val="Hyperlink"/>
                <w:color w:val="auto"/>
                <w:u w:val="none"/>
              </w:rPr>
              <w:t>https://zoom.us/j/93490309059</w:t>
            </w:r>
          </w:p>
          <w:p w:rsidR="005D46CD" w:rsidRPr="00632E98" w:rsidRDefault="005D46CD" w:rsidP="00C9322E">
            <w:pPr>
              <w:jc w:val="center"/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C9322E" w:rsidRPr="00632E98" w:rsidTr="00626A0B">
        <w:trPr>
          <w:trHeight w:val="911"/>
        </w:trPr>
        <w:tc>
          <w:tcPr>
            <w:tcW w:w="1075" w:type="dxa"/>
          </w:tcPr>
          <w:p w:rsidR="00C9322E" w:rsidRPr="00632E98" w:rsidRDefault="00C9322E" w:rsidP="000A0241">
            <w:pPr>
              <w:rPr>
                <w:rFonts w:ascii="Times" w:hAnsi="Times" w:cs="Arial"/>
                <w:color w:val="FF0000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9:00am-10:15am</w:t>
            </w:r>
          </w:p>
        </w:tc>
        <w:tc>
          <w:tcPr>
            <w:tcW w:w="9275" w:type="dxa"/>
            <w:gridSpan w:val="4"/>
          </w:tcPr>
          <w:p w:rsidR="00C9322E" w:rsidRPr="00632E98" w:rsidRDefault="00C9322E" w:rsidP="00C9322E">
            <w:pPr>
              <w:jc w:val="center"/>
              <w:rPr>
                <w:rFonts w:ascii="Times" w:hAnsi="Times" w:cs="Arial"/>
                <w:b/>
                <w:bCs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bCs/>
                <w:sz w:val="22"/>
                <w:szCs w:val="22"/>
              </w:rPr>
              <w:t>Keynote one</w:t>
            </w:r>
          </w:p>
          <w:p w:rsidR="00C9322E" w:rsidRPr="00632E98" w:rsidRDefault="00C9322E" w:rsidP="00C9322E">
            <w:pPr>
              <w:jc w:val="center"/>
              <w:rPr>
                <w:rFonts w:ascii="Times" w:hAnsi="Times" w:cs="Arial"/>
                <w:sz w:val="22"/>
                <w:szCs w:val="22"/>
              </w:rPr>
            </w:pPr>
            <w:r w:rsidRPr="00632E98">
              <w:rPr>
                <w:rFonts w:ascii="Times" w:hAnsi="Times" w:cs="Arial"/>
                <w:sz w:val="22"/>
                <w:szCs w:val="22"/>
              </w:rPr>
              <w:t xml:space="preserve">Title: </w:t>
            </w:r>
            <w:r w:rsidRPr="00632E98">
              <w:rPr>
                <w:rFonts w:ascii="Times" w:hAnsi="Times" w:cs="Arial"/>
                <w:color w:val="000000"/>
                <w:sz w:val="22"/>
                <w:szCs w:val="22"/>
              </w:rPr>
              <w:t xml:space="preserve"> LEARNING WITH UNPAIRED DATA</w:t>
            </w:r>
          </w:p>
          <w:p w:rsidR="00C9322E" w:rsidRDefault="00C9322E" w:rsidP="00C9322E">
            <w:pPr>
              <w:jc w:val="center"/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sz w:val="22"/>
                <w:szCs w:val="22"/>
              </w:rPr>
              <w:t xml:space="preserve">Speaker: </w:t>
            </w:r>
            <w:r w:rsidRPr="00632E98">
              <w:rPr>
                <w:rFonts w:ascii="Times" w:hAnsi="Times" w:cs="Arial"/>
                <w:b/>
                <w:bCs/>
                <w:sz w:val="22"/>
                <w:szCs w:val="22"/>
              </w:rPr>
              <w:t xml:space="preserve">Dr. </w:t>
            </w:r>
            <w:r w:rsidRPr="00632E98">
              <w:rPr>
                <w:rFonts w:ascii="Times" w:hAnsi="Times" w:cs="Arial"/>
                <w:b/>
                <w:bCs/>
                <w:color w:val="000000"/>
                <w:sz w:val="22"/>
                <w:szCs w:val="22"/>
              </w:rPr>
              <w:t>JIEBO LUO</w:t>
            </w:r>
            <w:r w:rsidRPr="00632E98">
              <w:rPr>
                <w:rFonts w:ascii="Times" w:hAnsi="Times" w:cs="Arial"/>
                <w:color w:val="000000"/>
                <w:sz w:val="22"/>
                <w:szCs w:val="22"/>
              </w:rPr>
              <w:t>, UNIVERSITY OF ROCHESTER, USA</w:t>
            </w:r>
          </w:p>
          <w:p w:rsidR="005D46CD" w:rsidRDefault="005D46CD" w:rsidP="00C9322E">
            <w:pPr>
              <w:jc w:val="center"/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Webinar Link:</w:t>
            </w:r>
          </w:p>
          <w:p w:rsidR="005D46CD" w:rsidRPr="00411143" w:rsidRDefault="00411143" w:rsidP="00411143">
            <w:pPr>
              <w:jc w:val="center"/>
            </w:pPr>
            <w:r w:rsidRPr="008B0C29">
              <w:rPr>
                <w:rStyle w:val="Hyperlink"/>
                <w:color w:val="auto"/>
                <w:u w:val="none"/>
              </w:rPr>
              <w:t>https://zoom.us/j/93490309059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  <w:r w:rsidRPr="00632E98">
              <w:rPr>
                <w:rFonts w:ascii="Times" w:hAnsi="Times" w:cs="Arial"/>
                <w:sz w:val="22"/>
                <w:szCs w:val="22"/>
              </w:rPr>
              <w:t>10:20am-13:00am</w:t>
            </w:r>
          </w:p>
        </w:tc>
        <w:tc>
          <w:tcPr>
            <w:tcW w:w="2250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SS: Machine Learning Applications in Education</w:t>
            </w:r>
          </w:p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(w 10)</w:t>
            </w:r>
          </w:p>
          <w:p w:rsidR="001A0E09" w:rsidRPr="00632E98" w:rsidRDefault="001A0E09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F73132" w:rsidRPr="00632E98" w:rsidRDefault="001A0E09" w:rsidP="00F7313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1A0E09" w:rsidRPr="00632E98" w:rsidRDefault="001A0E09" w:rsidP="00F7313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Halil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Ibrahim</w:t>
            </w:r>
            <w:r w:rsidR="00F73132"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BULBUL, </w:t>
            </w:r>
            <w:hyperlink r:id="rId7" w:history="1">
              <w:r w:rsidR="00E63301" w:rsidRPr="00632E98">
                <w:rPr>
                  <w:rStyle w:val="Hyperlink"/>
                  <w:rFonts w:ascii="Times" w:hAnsi="Times"/>
                  <w:sz w:val="22"/>
                  <w:szCs w:val="22"/>
                </w:rPr>
                <w:t>bhalil@gazi.edu.tr</w:t>
              </w:r>
            </w:hyperlink>
          </w:p>
          <w:p w:rsidR="00E63301" w:rsidRPr="00632E98" w:rsidRDefault="00E63301" w:rsidP="001A0E09">
            <w:pPr>
              <w:rPr>
                <w:rFonts w:ascii="Times" w:hAnsi="Times"/>
                <w:sz w:val="22"/>
                <w:szCs w:val="22"/>
              </w:rPr>
            </w:pPr>
          </w:p>
          <w:p w:rsidR="005D46CD" w:rsidRDefault="00411143" w:rsidP="005D46CD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 xml:space="preserve">Monday </w:t>
            </w:r>
            <w:r w:rsidR="005D46CD">
              <w:t xml:space="preserve">Webinar </w:t>
            </w:r>
            <w:r>
              <w:t xml:space="preserve">1 </w:t>
            </w:r>
            <w:r w:rsidR="005D46CD">
              <w:t>Link:</w:t>
            </w:r>
          </w:p>
          <w:p w:rsidR="001A0E09" w:rsidRPr="00632E98" w:rsidRDefault="00BD0CF6" w:rsidP="005D46CD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8" w:history="1">
              <w:r w:rsidR="00411143" w:rsidRPr="0064598D">
                <w:rPr>
                  <w:rStyle w:val="Hyperlink"/>
                </w:rPr>
                <w:t>https://zoom.us/j/95625154169</w:t>
              </w:r>
            </w:hyperlink>
          </w:p>
        </w:tc>
        <w:tc>
          <w:tcPr>
            <w:tcW w:w="2340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SS: Machine Learning for Natural Language Processing (q12)</w:t>
            </w:r>
          </w:p>
          <w:p w:rsidR="00F73132" w:rsidRPr="00632E98" w:rsidRDefault="00F73132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73132" w:rsidRPr="00632E98" w:rsidRDefault="00F73132" w:rsidP="00F7313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F73132" w:rsidRPr="00632E98" w:rsidRDefault="00F73132" w:rsidP="00F73132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 xml:space="preserve">Rim Hantach, </w:t>
            </w:r>
            <w:hyperlink r:id="rId9" w:history="1">
              <w:r w:rsidRPr="00632E98">
                <w:rPr>
                  <w:rStyle w:val="Hyperlink"/>
                  <w:rFonts w:ascii="Times" w:hAnsi="Times"/>
                  <w:sz w:val="22"/>
                  <w:szCs w:val="22"/>
                </w:rPr>
                <w:t>rim.hantach@external.engie.com</w:t>
              </w:r>
            </w:hyperlink>
          </w:p>
          <w:p w:rsidR="00F73132" w:rsidRDefault="00F73132" w:rsidP="00F73132">
            <w:pPr>
              <w:rPr>
                <w:rFonts w:ascii="Times" w:hAnsi="Times"/>
                <w:sz w:val="22"/>
                <w:szCs w:val="22"/>
              </w:rPr>
            </w:pPr>
          </w:p>
          <w:p w:rsidR="005D46CD" w:rsidRDefault="00411143" w:rsidP="005D46CD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 xml:space="preserve">Monday </w:t>
            </w:r>
            <w:r w:rsidR="005D46CD">
              <w:t xml:space="preserve">Webinar </w:t>
            </w:r>
            <w:r>
              <w:t xml:space="preserve">2 </w:t>
            </w:r>
            <w:r w:rsidR="005D46CD">
              <w:t>Link:</w:t>
            </w:r>
          </w:p>
          <w:p w:rsidR="00F73132" w:rsidRPr="00632E98" w:rsidRDefault="00BD0CF6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10" w:history="1">
              <w:r w:rsidR="00411143" w:rsidRPr="0064598D">
                <w:rPr>
                  <w:rStyle w:val="Hyperlink"/>
                </w:rPr>
                <w:t>https://zoom.us/j/96478467375</w:t>
              </w:r>
            </w:hyperlink>
          </w:p>
        </w:tc>
        <w:tc>
          <w:tcPr>
            <w:tcW w:w="2430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SS: Emerging ML Based Techniques in Securing Users’ Identity (p5)</w:t>
            </w:r>
          </w:p>
          <w:p w:rsidR="000C6175" w:rsidRPr="00632E98" w:rsidRDefault="000C6175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(Merged with Special Session on Machine and Deep Learning in Cyber Security and Privacy Issues)</w:t>
            </w:r>
          </w:p>
          <w:p w:rsidR="0056202C" w:rsidRPr="00632E98" w:rsidRDefault="0056202C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56202C" w:rsidRPr="00632E98" w:rsidRDefault="0056202C" w:rsidP="0056202C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56202C" w:rsidRPr="00632E98" w:rsidRDefault="0056202C" w:rsidP="0056202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>Abhijit K Nag,</w:t>
            </w:r>
          </w:p>
          <w:p w:rsidR="000C6175" w:rsidRDefault="00BD0CF6" w:rsidP="0056202C">
            <w:pPr>
              <w:rPr>
                <w:rStyle w:val="Hyperlink"/>
                <w:rFonts w:ascii="Times" w:hAnsi="Times"/>
                <w:sz w:val="22"/>
                <w:szCs w:val="22"/>
              </w:rPr>
            </w:pPr>
            <w:hyperlink r:id="rId11" w:history="1">
              <w:r w:rsidR="0056202C" w:rsidRPr="00632E98">
                <w:rPr>
                  <w:rStyle w:val="Hyperlink"/>
                  <w:rFonts w:ascii="Times" w:hAnsi="Times"/>
                  <w:sz w:val="22"/>
                  <w:szCs w:val="22"/>
                </w:rPr>
                <w:t>aknag@tamuct.edu</w:t>
              </w:r>
            </w:hyperlink>
          </w:p>
          <w:p w:rsidR="005D46CD" w:rsidRDefault="005D46CD" w:rsidP="0056202C">
            <w:pPr>
              <w:rPr>
                <w:rStyle w:val="Hyperlink"/>
              </w:rPr>
            </w:pPr>
          </w:p>
          <w:p w:rsidR="005D46CD" w:rsidRDefault="00411143" w:rsidP="005D46CD">
            <w:r>
              <w:t xml:space="preserve">Monday </w:t>
            </w:r>
            <w:r w:rsidR="005D46CD">
              <w:t>Webinar</w:t>
            </w:r>
            <w:r>
              <w:t xml:space="preserve"> 3</w:t>
            </w:r>
            <w:r w:rsidR="005D46CD">
              <w:t xml:space="preserve"> Link:</w:t>
            </w:r>
          </w:p>
          <w:p w:rsidR="005D46CD" w:rsidRPr="00632E98" w:rsidRDefault="00BD0CF6" w:rsidP="0056202C">
            <w:pPr>
              <w:rPr>
                <w:rFonts w:ascii="Times" w:hAnsi="Times"/>
                <w:sz w:val="22"/>
                <w:szCs w:val="22"/>
              </w:rPr>
            </w:pPr>
            <w:hyperlink r:id="rId12" w:history="1">
              <w:r w:rsidR="00411143" w:rsidRPr="0064598D">
                <w:rPr>
                  <w:rStyle w:val="Hyperlink"/>
                </w:rPr>
                <w:t>https://zoom.us/j/92342800055</w:t>
              </w:r>
            </w:hyperlink>
          </w:p>
        </w:tc>
        <w:tc>
          <w:tcPr>
            <w:tcW w:w="2255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 xml:space="preserve">SS: Machine Learning in Health </w:t>
            </w:r>
            <w:r w:rsidRPr="00632E98">
              <w:rPr>
                <w:rFonts w:ascii="Times" w:eastAsia="SimSun" w:hAnsi="Times" w:cs="SimSun"/>
                <w:i/>
                <w:iCs/>
                <w:color w:val="000000" w:themeColor="text1"/>
                <w:sz w:val="22"/>
                <w:szCs w:val="22"/>
              </w:rPr>
              <w:t>（</w:t>
            </w:r>
            <w:r w:rsidR="00506C2A"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1</w:t>
            </w:r>
            <w:r w:rsidRPr="00632E98">
              <w:rPr>
                <w:rFonts w:ascii="Times" w:eastAsia="SimSun" w:hAnsi="Times" w:cs="SimSun"/>
                <w:i/>
                <w:iCs/>
                <w:color w:val="000000" w:themeColor="text1"/>
                <w:sz w:val="22"/>
                <w:szCs w:val="22"/>
              </w:rPr>
              <w:t>）</w:t>
            </w:r>
          </w:p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(Merged with SS: Explainable Machine Learning) (r13)</w:t>
            </w:r>
          </w:p>
          <w:p w:rsidR="00341F46" w:rsidRPr="00632E98" w:rsidRDefault="00341F46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341F46" w:rsidRPr="00632E98" w:rsidRDefault="00341F46" w:rsidP="00341F46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341F46" w:rsidRDefault="00341F46" w:rsidP="00341F46">
            <w:pPr>
              <w:rPr>
                <w:rStyle w:val="Hyperlink"/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 xml:space="preserve">Carmela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Comito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, </w:t>
            </w:r>
            <w:hyperlink r:id="rId13" w:history="1">
              <w:r w:rsidRPr="00632E98">
                <w:rPr>
                  <w:rStyle w:val="Hyperlink"/>
                  <w:rFonts w:ascii="Times" w:hAnsi="Times"/>
                  <w:sz w:val="22"/>
                  <w:szCs w:val="22"/>
                </w:rPr>
                <w:t>carmela.comito@icar.cnr.it</w:t>
              </w:r>
            </w:hyperlink>
          </w:p>
          <w:p w:rsidR="005D46CD" w:rsidRDefault="005D46CD" w:rsidP="00341F46">
            <w:pPr>
              <w:rPr>
                <w:rStyle w:val="Hyperlink"/>
                <w:rFonts w:ascii="Times" w:hAnsi="Times"/>
                <w:sz w:val="22"/>
                <w:szCs w:val="22"/>
              </w:rPr>
            </w:pPr>
          </w:p>
          <w:p w:rsidR="005D46CD" w:rsidRDefault="00411143" w:rsidP="005D46CD">
            <w:r>
              <w:t xml:space="preserve">Monday </w:t>
            </w:r>
            <w:r w:rsidR="005D46CD">
              <w:t xml:space="preserve">Webinar </w:t>
            </w:r>
            <w:r>
              <w:t xml:space="preserve">4 </w:t>
            </w:r>
            <w:r w:rsidR="005D46CD">
              <w:t>Link:</w:t>
            </w:r>
          </w:p>
          <w:p w:rsidR="005D46CD" w:rsidRPr="00632E98" w:rsidRDefault="00BD0CF6" w:rsidP="00341F46">
            <w:pPr>
              <w:rPr>
                <w:rFonts w:ascii="Times" w:hAnsi="Times"/>
                <w:sz w:val="22"/>
                <w:szCs w:val="22"/>
              </w:rPr>
            </w:pPr>
            <w:hyperlink r:id="rId14" w:history="1">
              <w:r w:rsidR="00411143" w:rsidRPr="0064598D">
                <w:rPr>
                  <w:rStyle w:val="Hyperlink"/>
                </w:rPr>
                <w:t>https://zoom.us/j/96281105433</w:t>
              </w:r>
            </w:hyperlink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499.Real Time Data Science Decision Tree Approach to Approve Bank Loan from Lawyer’s Perspective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RAJESH PASUPULETI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128.Mining Morphological Similarities for Translation Lexicon Augmentation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Kavitha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Karimbi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Mahesh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Vaishnavi Naik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Sahana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Angadi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Sandra Satish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Suman Nayak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447.Understanding Fairness of Gender Classification Algorithms Across Gender-Race Groups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Anoop Krishnan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Almadan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Ajita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Rattani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368.Chromatogram Alignment Algorithm Based on Deep Neural Network and an Application in Bio-aerosol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Yongyu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Yang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494.Product Recommendation System for Supermarket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Pranavi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Satheesan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Prasanna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Haddela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Jesuthasan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Alosius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371.Effects of Number of Filters of Convolutional Layers on Speech Recognition Model Accuracy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James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Jun Li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453.BWCFace: Open-set Face Recognition using Body-worn Camera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Ali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Almadan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Anoop Krishnan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Ajita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Rattani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402.Architecture for accurate polyp segmentation in motion-blurred colonoscopy images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Makoto Takamatsu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Makoto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HAsegawa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429.Valid Prediction Intervals for Course Grades with Conformal Prediction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Raphaël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Morsomme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Evgueni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Smirnov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379.SummaTRIZ: Summarization Networks for Mining Patent Contradiction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Guillaume Guarino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Ahmed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Samet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Denis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Cavallucci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Amir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Nafi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455.AARef: Exploiting Authorship Identifiers of Micro-Messages with Refinement Blocks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Sarp Aykent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Tian Xia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Gerry Dozier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422.A Novel ECG Signal Denoising Filter Selection Algorithm Based on Conventional Neural Networks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Chandresh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Pravin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Varun Ojha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450.A Hierarchical Bayesian IRT Analysis of Children’s Risk Propensity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Chelsea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Parlett-Pelleriti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Emily Sumner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Hoang Nguyen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Barbara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Sarnecka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Susanne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Jaeggi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Erik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Linstead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403.Towards Hybrid Model for Automatic Text Summarization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Ji Pei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Rim Hantach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Sarra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Abbès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Philippe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Calvez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458.Evaluation of Local Binary Pattern Algorithm for User Authentication with Face Biometric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Tony Gwyn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Mustafa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Atay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Kaushik Roy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Albert Esterline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436.AI-based BMI Inference from Facial Images: An Application to Weight Monitoring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Hera Siddiqui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Ajita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Rattani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Dakshina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Ranjan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Kisku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Tanner Dean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454.A Survey of Biometric and Machine Learning Methods for Tracking Student's Attention and Engagement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Maria Villa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Mikhail Gofman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Sinjini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Mitra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Almadan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Anoop Krishnan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Ajita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Rattani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423.Subword Contextual Embeddings for Languages with Rich Morphology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Arda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Akdemir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Tetsuo Shibuya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Tunga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Güngör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484.Using Graph Embeddings and Machine Learning to Detect Cryptography Misuse in Source Code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Gustavo E Rodrigues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Ricardo Dahab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Alexandre Braga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 xml:space="preserve">437.Application of deep learning to distinguish multiple deep brain stimulation parameter configurations for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the treatment of Parkinson’s disease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Robert LeMoyne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Timothy Mastroianni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57B4A" w:rsidRPr="00632E98" w:rsidRDefault="00D57B4A" w:rsidP="00D57B4A">
            <w:pPr>
              <w:spacing w:line="300" w:lineRule="atLeast"/>
              <w:rPr>
                <w:rFonts w:ascii="Times" w:hAnsi="Times"/>
                <w:b/>
                <w:color w:val="333333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/>
                <w:sz w:val="22"/>
                <w:szCs w:val="22"/>
              </w:rPr>
              <w:t xml:space="preserve">479. </w:t>
            </w:r>
            <w:r w:rsidRPr="00632E98">
              <w:rPr>
                <w:rFonts w:ascii="Times" w:hAnsi="Times"/>
                <w:b/>
                <w:color w:val="333333"/>
                <w:sz w:val="22"/>
                <w:szCs w:val="22"/>
              </w:rPr>
              <w:t xml:space="preserve"> Deep Learning Based Vehicle Detection From Aerial Images</w:t>
            </w:r>
          </w:p>
          <w:p w:rsidR="00D57B4A" w:rsidRPr="00632E98" w:rsidRDefault="00D57B4A" w:rsidP="00D57B4A">
            <w:pPr>
              <w:spacing w:line="300" w:lineRule="atLeast"/>
              <w:rPr>
                <w:rFonts w:ascii="Times" w:hAnsi="Times"/>
                <w:b/>
                <w:color w:val="333333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color w:val="333333"/>
                <w:sz w:val="22"/>
                <w:szCs w:val="22"/>
              </w:rPr>
              <w:t>(regular paper)</w:t>
            </w:r>
          </w:p>
          <w:p w:rsidR="00D57B4A" w:rsidRPr="00632E98" w:rsidRDefault="00D57B4A" w:rsidP="00D57B4A">
            <w:pPr>
              <w:rPr>
                <w:rFonts w:ascii="Times" w:hAnsi="Times"/>
                <w:color w:val="333333"/>
                <w:sz w:val="22"/>
                <w:szCs w:val="22"/>
              </w:rPr>
            </w:pPr>
          </w:p>
          <w:p w:rsidR="00D57B4A" w:rsidRPr="00632E98" w:rsidRDefault="00D57B4A" w:rsidP="00D57B4A">
            <w:pPr>
              <w:rPr>
                <w:rFonts w:ascii="Times" w:hAnsi="Times"/>
                <w:color w:val="333333"/>
                <w:sz w:val="22"/>
                <w:szCs w:val="22"/>
                <w:lang w:val="tr-TR"/>
              </w:rPr>
            </w:pPr>
            <w:proofErr w:type="spellStart"/>
            <w:r w:rsidRPr="00632E98">
              <w:rPr>
                <w:rFonts w:ascii="Times" w:hAnsi="Times"/>
                <w:color w:val="333333"/>
                <w:sz w:val="22"/>
                <w:szCs w:val="22"/>
              </w:rPr>
              <w:t>Hüseyin</w:t>
            </w:r>
            <w:proofErr w:type="spellEnd"/>
            <w:r w:rsidRPr="00632E98">
              <w:rPr>
                <w:rFonts w:ascii="Times" w:hAnsi="Times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color w:val="333333"/>
                <w:sz w:val="22"/>
                <w:szCs w:val="22"/>
              </w:rPr>
              <w:t>Seçkin</w:t>
            </w:r>
            <w:proofErr w:type="spellEnd"/>
            <w:r w:rsidRPr="00632E98">
              <w:rPr>
                <w:rFonts w:ascii="Times" w:hAnsi="Times"/>
                <w:color w:val="333333"/>
                <w:sz w:val="22"/>
                <w:szCs w:val="22"/>
              </w:rPr>
              <w:t xml:space="preserve"> DIKBAYIR</w:t>
            </w:r>
            <w:r w:rsidRPr="00632E98">
              <w:rPr>
                <w:rFonts w:ascii="Times" w:hAnsi="Times"/>
                <w:color w:val="333333"/>
                <w:sz w:val="22"/>
                <w:szCs w:val="22"/>
                <w:lang w:val="tr-TR"/>
              </w:rPr>
              <w:t xml:space="preserve">, </w:t>
            </w:r>
          </w:p>
          <w:p w:rsidR="000C6175" w:rsidRPr="00632E98" w:rsidRDefault="00D57B4A" w:rsidP="00D57B4A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632E98">
              <w:rPr>
                <w:rFonts w:ascii="Times" w:hAnsi="Times"/>
                <w:color w:val="333333"/>
                <w:sz w:val="22"/>
                <w:szCs w:val="22"/>
                <w:lang w:val="tr-TR"/>
              </w:rPr>
              <w:t>Halil ibrahim BULBUL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424.Main Content Extraction from Web Pages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Stanislas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Morbieu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Guillaume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Bruneval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Lacarne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Mohamed Kone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François-Xavier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415.Image Watermarking with Region of Interest Determination Using Deep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Mahnoosh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Bagheri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Majid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Mohrekesh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Nader Karimi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Shadrokh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Samavi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Shahram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Shirani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Pejman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Khadivi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55.Application of Face Recognition in Tracing COVID-19 Fever Patients and Close Contacts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Weijun Tan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Jingfeng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Liu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464502" w:rsidRPr="00464502" w:rsidRDefault="00464502" w:rsidP="0046450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464502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406. What are they Reporting? Examining Student Cybersecurity Course Surveys through the Lens of Machine Learning</w:t>
            </w:r>
          </w:p>
          <w:p w:rsidR="00464502" w:rsidRPr="00464502" w:rsidRDefault="00464502" w:rsidP="0046450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46450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464502" w:rsidRPr="00464502" w:rsidRDefault="00464502" w:rsidP="0046450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464502" w:rsidRPr="00464502" w:rsidRDefault="00464502" w:rsidP="0046450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46450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Denise Dragos,</w:t>
            </w:r>
          </w:p>
          <w:p w:rsidR="000C6175" w:rsidRPr="00632E98" w:rsidRDefault="00464502" w:rsidP="00464502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46450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Suzanna Schmeelk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473.An Investigation of Fine-tuning Pre-trained Models for MR-to-Text Generation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Ting Hu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Christoph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Meinel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480.Towards Obfuscated Malware Detection for Low Powered IoT Devices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Daniel Park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Hannah Powers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Benji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Prashker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Leland Liu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Bülent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Yener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211.Learning across label confidence distributions using Filtered Transfer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Seyed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Ali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Madani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Tonekaboni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Andrew Brereton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Zhaleh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Safikhani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Andreas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Windemuth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Benjamin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Haibe-Kains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Stephen MacKinnon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0C6175" w:rsidRPr="00632E98" w:rsidRDefault="000C6175" w:rsidP="000C6175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492.Toxic Comment Classification For French Online Comments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nadira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boudjani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Yannis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Haralambous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Inna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Lyubareva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8E611F" w:rsidRPr="008E611F" w:rsidRDefault="008E611F" w:rsidP="008E611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8E611F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 xml:space="preserve">246. Predicting missing and noisy links via </w:t>
            </w:r>
            <w:proofErr w:type="spellStart"/>
            <w:r w:rsidRPr="008E611F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neighbourhood</w:t>
            </w:r>
            <w:proofErr w:type="spellEnd"/>
            <w:r w:rsidRPr="008E611F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 xml:space="preserve"> preserving graph embeddings in a clinical </w:t>
            </w:r>
            <w:proofErr w:type="spellStart"/>
            <w:r w:rsidRPr="008E611F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knowlegebase</w:t>
            </w:r>
            <w:proofErr w:type="spellEnd"/>
          </w:p>
          <w:p w:rsidR="008E611F" w:rsidRPr="008E611F" w:rsidRDefault="008E611F" w:rsidP="008E611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lastRenderedPageBreak/>
              <w:t>(short paper)</w:t>
            </w:r>
          </w:p>
          <w:p w:rsidR="008E611F" w:rsidRDefault="008E611F" w:rsidP="008E611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Helvetica" w:eastAsiaTheme="minorEastAsia" w:hAnsi="Helvetica" w:cs="Helvetica"/>
                <w:color w:val="000000"/>
              </w:rPr>
            </w:pPr>
          </w:p>
          <w:p w:rsidR="008E611F" w:rsidRPr="008E611F" w:rsidRDefault="008E611F" w:rsidP="008E611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Budhaditya</w:t>
            </w:r>
            <w:proofErr w:type="spellEnd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Saha</w:t>
            </w:r>
            <w:proofErr w:type="spellEnd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</w:t>
            </w:r>
          </w:p>
          <w:p w:rsidR="008E611F" w:rsidRPr="008E611F" w:rsidRDefault="008E611F" w:rsidP="008E611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Shameek</w:t>
            </w:r>
            <w:proofErr w:type="spellEnd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Ghosh, </w:t>
            </w:r>
          </w:p>
          <w:p w:rsidR="008E611F" w:rsidRPr="008E611F" w:rsidRDefault="008E611F" w:rsidP="008E611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Vedant</w:t>
            </w:r>
            <w:proofErr w:type="spellEnd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611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Mandloi</w:t>
            </w:r>
            <w:proofErr w:type="spellEnd"/>
          </w:p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0C6175" w:rsidRPr="00632E98" w:rsidRDefault="000C6175" w:rsidP="000C6175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445.DeL-haTE: A Deep Learning Tunable Ensemble for Hate Speech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Joshua Melton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Arunkumar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Bagavathi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Siddharth Krishnan </w:t>
            </w:r>
          </w:p>
        </w:tc>
        <w:tc>
          <w:tcPr>
            <w:tcW w:w="2430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E67E2C" w:rsidRPr="00632E98" w:rsidTr="00626A0B">
        <w:trPr>
          <w:trHeight w:val="911"/>
        </w:trPr>
        <w:tc>
          <w:tcPr>
            <w:tcW w:w="1075" w:type="dxa"/>
          </w:tcPr>
          <w:p w:rsidR="00E67E2C" w:rsidRPr="00632E98" w:rsidRDefault="00E67E2C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250" w:type="dxa"/>
          </w:tcPr>
          <w:p w:rsidR="00E67E2C" w:rsidRPr="00632E98" w:rsidRDefault="00E67E2C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340" w:type="dxa"/>
          </w:tcPr>
          <w:p w:rsidR="00DF7DEF" w:rsidRPr="00DF7DEF" w:rsidRDefault="00DF7DEF" w:rsidP="00DF7DE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DF7DEF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490. Sequential Transfer Learning for Event Detection and Key Sentence Extraction</w:t>
            </w:r>
          </w:p>
          <w:p w:rsidR="00DF7DEF" w:rsidRPr="00DF7DEF" w:rsidRDefault="00DF7DEF" w:rsidP="00DF7DE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DF7DE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DF7DEF" w:rsidRPr="00DF7DEF" w:rsidRDefault="00DF7DEF" w:rsidP="00DF7DE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DF7DEF" w:rsidRPr="00DF7DEF" w:rsidRDefault="00DF7DEF" w:rsidP="00DF7DE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DF7DE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Anais </w:t>
            </w:r>
            <w:proofErr w:type="spellStart"/>
            <w:r w:rsidRPr="00DF7DE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Ollagnier</w:t>
            </w:r>
            <w:proofErr w:type="spellEnd"/>
            <w:r w:rsidRPr="00DF7DE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</w:t>
            </w:r>
          </w:p>
          <w:p w:rsidR="00DF7DEF" w:rsidRPr="00DF7DEF" w:rsidRDefault="00DF7DEF" w:rsidP="00DF7DEF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DF7DEF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Hywel Williams</w:t>
            </w:r>
          </w:p>
          <w:p w:rsidR="00E67E2C" w:rsidRPr="00632E98" w:rsidRDefault="00E67E2C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30" w:type="dxa"/>
          </w:tcPr>
          <w:p w:rsidR="00E67E2C" w:rsidRPr="00632E98" w:rsidRDefault="00E67E2C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255" w:type="dxa"/>
          </w:tcPr>
          <w:p w:rsidR="00E67E2C" w:rsidRPr="00632E98" w:rsidRDefault="00E67E2C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DF7DEF" w:rsidRPr="00632E98" w:rsidTr="00626A0B">
        <w:trPr>
          <w:trHeight w:val="911"/>
        </w:trPr>
        <w:tc>
          <w:tcPr>
            <w:tcW w:w="1075" w:type="dxa"/>
          </w:tcPr>
          <w:p w:rsidR="005D46CD" w:rsidRPr="00632E98" w:rsidRDefault="005D46CD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250" w:type="dxa"/>
          </w:tcPr>
          <w:p w:rsidR="00DF7DEF" w:rsidRPr="00632E98" w:rsidRDefault="00DF7DEF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340" w:type="dxa"/>
          </w:tcPr>
          <w:p w:rsidR="00DF7DEF" w:rsidRPr="00632E98" w:rsidRDefault="00DF7DEF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430" w:type="dxa"/>
          </w:tcPr>
          <w:p w:rsidR="00DF7DEF" w:rsidRPr="00632E98" w:rsidRDefault="00DF7DEF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255" w:type="dxa"/>
          </w:tcPr>
          <w:p w:rsidR="00DF7DEF" w:rsidRPr="00632E98" w:rsidRDefault="00DF7DEF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13:10pm-14:55pm</w:t>
            </w:r>
          </w:p>
        </w:tc>
        <w:tc>
          <w:tcPr>
            <w:tcW w:w="2250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SS: Advanced ML Applications: Federated Learning and Meta-Learning (t7)</w:t>
            </w:r>
          </w:p>
          <w:p w:rsidR="00503604" w:rsidRPr="00632E98" w:rsidRDefault="00503604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03604" w:rsidRPr="00632E98" w:rsidRDefault="00503604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E72449" w:rsidRPr="00632E98" w:rsidRDefault="00503604" w:rsidP="00503604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Hadi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Amini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,</w:t>
            </w:r>
          </w:p>
          <w:p w:rsidR="00E72449" w:rsidRPr="00632E98" w:rsidRDefault="00E72449" w:rsidP="00E72449">
            <w:pPr>
              <w:rPr>
                <w:rFonts w:ascii="Times" w:hAnsi="Times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Shiqiang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Wang</w:t>
            </w:r>
          </w:p>
          <w:p w:rsidR="00503604" w:rsidRPr="00632E98" w:rsidRDefault="00503604" w:rsidP="00503604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hyperlink r:id="rId15" w:history="1">
              <w:r w:rsidRPr="00632E98">
                <w:rPr>
                  <w:rStyle w:val="Hyperlink"/>
                  <w:rFonts w:ascii="Times" w:eastAsiaTheme="minorEastAsia" w:hAnsi="Times" w:cs="Helvetica"/>
                  <w:sz w:val="22"/>
                  <w:szCs w:val="22"/>
                </w:rPr>
                <w:t>amini@cs.fiu.edu</w:t>
              </w:r>
            </w:hyperlink>
            <w:r w:rsidR="00EE207D"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,</w:t>
            </w:r>
          </w:p>
          <w:p w:rsidR="005C38FB" w:rsidRPr="00632E98" w:rsidRDefault="00BD0CF6" w:rsidP="00503604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hyperlink r:id="rId16" w:history="1">
              <w:r w:rsidR="005C38FB" w:rsidRPr="00632E98">
                <w:rPr>
                  <w:rStyle w:val="Hyperlink"/>
                  <w:rFonts w:ascii="Times" w:eastAsiaTheme="minorEastAsia" w:hAnsi="Times" w:cs="Helvetica"/>
                  <w:sz w:val="22"/>
                  <w:szCs w:val="22"/>
                </w:rPr>
                <w:t>wangshiq@us.ibm.com</w:t>
              </w:r>
            </w:hyperlink>
          </w:p>
          <w:p w:rsidR="005C38FB" w:rsidRDefault="005C38FB" w:rsidP="00503604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411143" w:rsidRDefault="00411143" w:rsidP="0041114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lastRenderedPageBreak/>
              <w:t>Monday Webinar 1 Link:</w:t>
            </w:r>
          </w:p>
          <w:p w:rsidR="005D46CD" w:rsidRPr="00632E98" w:rsidRDefault="00BD0CF6" w:rsidP="005D46CD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hyperlink r:id="rId17" w:history="1">
              <w:r w:rsidR="00411143" w:rsidRPr="0064598D">
                <w:rPr>
                  <w:rStyle w:val="Hyperlink"/>
                </w:rPr>
                <w:t>https://zoom.us/j/95625154169</w:t>
              </w:r>
            </w:hyperlink>
          </w:p>
        </w:tc>
        <w:tc>
          <w:tcPr>
            <w:tcW w:w="2340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 xml:space="preserve">SS: AI with Geographic Information Systems for Social Good </w:t>
            </w:r>
          </w:p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(Merged with SS: Deep Learning and Ontology) (x7)</w:t>
            </w:r>
          </w:p>
          <w:p w:rsidR="006A10D7" w:rsidRPr="00632E98" w:rsidRDefault="006A10D7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6A10D7" w:rsidRPr="00632E98" w:rsidRDefault="006A10D7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9D4C2B" w:rsidRPr="00632E98" w:rsidRDefault="009D4C2B" w:rsidP="009D4C2B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 xml:space="preserve">Hai N. Phan, </w:t>
            </w:r>
            <w:hyperlink r:id="rId18" w:history="1">
              <w:r w:rsidRPr="00632E98">
                <w:rPr>
                  <w:rStyle w:val="Hyperlink"/>
                  <w:rFonts w:ascii="Times" w:hAnsi="Times"/>
                  <w:sz w:val="22"/>
                  <w:szCs w:val="22"/>
                </w:rPr>
                <w:t>phan@njit.edu</w:t>
              </w:r>
            </w:hyperlink>
          </w:p>
          <w:p w:rsidR="006A10D7" w:rsidRDefault="006A10D7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411143" w:rsidRDefault="00411143" w:rsidP="0041114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Monday Webinar 2 Link:</w:t>
            </w:r>
          </w:p>
          <w:p w:rsidR="005D46CD" w:rsidRPr="00632E98" w:rsidRDefault="00BD0CF6" w:rsidP="005D46CD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19" w:history="1">
              <w:r w:rsidR="00411143" w:rsidRPr="0064598D">
                <w:rPr>
                  <w:rStyle w:val="Hyperlink"/>
                </w:rPr>
                <w:t>https://zoom.us/j/96478467375</w:t>
              </w:r>
            </w:hyperlink>
          </w:p>
        </w:tc>
        <w:tc>
          <w:tcPr>
            <w:tcW w:w="2430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SS: Machine Learning in Energy Application (s6)</w:t>
            </w:r>
          </w:p>
          <w:p w:rsidR="005010A5" w:rsidRPr="00632E98" w:rsidRDefault="005010A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010A5" w:rsidRPr="00632E98" w:rsidRDefault="005010A5" w:rsidP="000C6175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010A5" w:rsidRPr="00632E98" w:rsidRDefault="005010A5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7F3789" w:rsidRPr="00632E98" w:rsidRDefault="007F3789" w:rsidP="007F3789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 xml:space="preserve">ILHAMI COLAK, </w:t>
            </w:r>
            <w:hyperlink r:id="rId20" w:history="1">
              <w:r w:rsidRPr="00632E98">
                <w:rPr>
                  <w:rStyle w:val="Hyperlink"/>
                  <w:rFonts w:ascii="Times" w:hAnsi="Times"/>
                  <w:sz w:val="22"/>
                  <w:szCs w:val="22"/>
                </w:rPr>
                <w:t>ilhcol@gmail.com</w:t>
              </w:r>
            </w:hyperlink>
          </w:p>
          <w:p w:rsidR="007F3789" w:rsidRPr="00632E98" w:rsidRDefault="007F3789" w:rsidP="007F3789">
            <w:pPr>
              <w:rPr>
                <w:rFonts w:ascii="Times" w:hAnsi="Times"/>
                <w:sz w:val="22"/>
                <w:szCs w:val="22"/>
              </w:rPr>
            </w:pPr>
          </w:p>
          <w:p w:rsidR="00411143" w:rsidRDefault="00411143" w:rsidP="00411143">
            <w:r>
              <w:t>Monday Webinar 3 Link:</w:t>
            </w:r>
          </w:p>
          <w:p w:rsidR="005010A5" w:rsidRPr="00632E98" w:rsidRDefault="00BD0CF6" w:rsidP="000C6175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21" w:history="1">
              <w:r w:rsidR="00411143" w:rsidRPr="0064598D">
                <w:rPr>
                  <w:rStyle w:val="Hyperlink"/>
                </w:rPr>
                <w:t>https://zoom.us/j/92342800055</w:t>
              </w:r>
            </w:hyperlink>
          </w:p>
        </w:tc>
        <w:tc>
          <w:tcPr>
            <w:tcW w:w="2255" w:type="dxa"/>
          </w:tcPr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 xml:space="preserve">SS: AI with Geographic Information Systems for Social Good </w:t>
            </w:r>
          </w:p>
          <w:p w:rsidR="000C6175" w:rsidRPr="00632E98" w:rsidRDefault="000C6175" w:rsidP="000C6175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>(Merged with SS: Deep Learning and Ontology)(2).  (x7)</w:t>
            </w:r>
          </w:p>
          <w:p w:rsidR="00285F32" w:rsidRPr="00632E98" w:rsidRDefault="00285F32" w:rsidP="000C6175">
            <w:pPr>
              <w:rPr>
                <w:rFonts w:ascii="Times" w:hAnsi="Times" w:cs="Arial"/>
                <w:i/>
                <w:iCs/>
                <w:color w:val="000000"/>
                <w:sz w:val="22"/>
                <w:szCs w:val="22"/>
              </w:rPr>
            </w:pPr>
          </w:p>
          <w:p w:rsidR="00285F32" w:rsidRPr="00632E98" w:rsidRDefault="00285F32" w:rsidP="000C6175">
            <w:pPr>
              <w:rPr>
                <w:rFonts w:ascii="Times" w:hAnsi="Times" w:cs="Arial"/>
                <w:iCs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/>
                <w:sz w:val="22"/>
                <w:szCs w:val="22"/>
              </w:rPr>
              <w:t>Session Chair:</w:t>
            </w:r>
          </w:p>
          <w:p w:rsidR="004A0B25" w:rsidRPr="00632E98" w:rsidRDefault="004A0B25" w:rsidP="004A0B25">
            <w:pPr>
              <w:rPr>
                <w:rFonts w:ascii="Times" w:hAnsi="Times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Sarra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Abbès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>,</w:t>
            </w:r>
          </w:p>
          <w:p w:rsidR="00285F32" w:rsidRDefault="00BD0CF6" w:rsidP="004A0B25">
            <w:pPr>
              <w:rPr>
                <w:rStyle w:val="Hyperlink"/>
                <w:rFonts w:ascii="Times" w:hAnsi="Times"/>
                <w:sz w:val="22"/>
                <w:szCs w:val="22"/>
              </w:rPr>
            </w:pPr>
            <w:hyperlink r:id="rId22" w:history="1">
              <w:r w:rsidR="004A0B25" w:rsidRPr="00632E98">
                <w:rPr>
                  <w:rStyle w:val="Hyperlink"/>
                  <w:rFonts w:ascii="Times" w:hAnsi="Times"/>
                  <w:sz w:val="22"/>
                  <w:szCs w:val="22"/>
                </w:rPr>
                <w:t>sarra.ben-abbes@external.engie.com</w:t>
              </w:r>
            </w:hyperlink>
          </w:p>
          <w:p w:rsidR="005D46CD" w:rsidRDefault="005D46CD" w:rsidP="004A0B25">
            <w:pPr>
              <w:rPr>
                <w:rStyle w:val="Hyperlink"/>
              </w:rPr>
            </w:pPr>
          </w:p>
          <w:p w:rsidR="00411143" w:rsidRDefault="00411143" w:rsidP="00411143">
            <w:r>
              <w:lastRenderedPageBreak/>
              <w:t>Monday Webinar 4 Link:</w:t>
            </w:r>
          </w:p>
          <w:p w:rsidR="005D46CD" w:rsidRPr="00632E98" w:rsidRDefault="00BD0CF6" w:rsidP="005D46CD">
            <w:pPr>
              <w:rPr>
                <w:rFonts w:ascii="Times" w:hAnsi="Times"/>
                <w:sz w:val="22"/>
                <w:szCs w:val="22"/>
              </w:rPr>
            </w:pPr>
            <w:hyperlink r:id="rId23" w:history="1">
              <w:r w:rsidR="00411143" w:rsidRPr="0064598D">
                <w:rPr>
                  <w:rStyle w:val="Hyperlink"/>
                </w:rPr>
                <w:t>https://zoom.us/j/96281105433</w:t>
              </w:r>
            </w:hyperlink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477.On The Application of Domain Adversarial Neural Network to Fault Detection and Isolation in Power Plants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Hossein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Shahabadi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Farahani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Alireza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Fatehi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Mahdi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Aliyari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Shooredeli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472.Geographical feature classification from text using (active) convolutional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Liping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Yang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MacEachren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Prasenjit Mitra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198.HPT-RL: Calibrating Power System Models based on Hierarchical Parameter Tuning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andReinforcement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Lei Lin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Wencheng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Wu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Zhongkai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Shangguan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Safwan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Wshah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Ramadan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Elmoudi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Beilei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Xu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409.Reducing Artifacts in GAN Audio Synthesis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Marko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Orescanin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Nathan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Thiem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James Michael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478.</w:t>
            </w:r>
            <w:r w:rsidR="00850295" w:rsidRPr="00632E98">
              <w:rPr>
                <w:rFonts w:ascii="Times" w:hAnsi="Times"/>
                <w:b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Fiji-FIN: A Fault Injection Framework on Quantized Neural Network Inference Accelerator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Navid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Khoshavi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Connor Broyles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Yu Bi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Arman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Roohi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405.Exploratory data analysis of the visitor’s arrivals to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Chichen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>-Itza´s archaeological site, a case study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Edgar Avalos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Gauna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León Palafox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373.Multi-view Data Mining Approach for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Behaviour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Analysis of Smart Control Valve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Amirmohammad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Eghbalian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Shahrooz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Abghari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Veselka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Boeva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Farhad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Basiri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439.A Curated Set of Labeled Code Tutorial Images for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Adrienne Bergh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Paul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Harnack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Abigail Atchison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Elia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Eiroa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Lledo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Jordan Ott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Erik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Linstead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446.Adaptive Data-driven Approach for the Remaining Useful Life Estimation when Few Historical Degradation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Sequences are Available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Koceila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Abid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Moamar Mouchaweh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Laurence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Cornez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470.Geographic Boosting Tree: Modeling Non-Stationary Spatial Data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Liangdong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Deng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Malek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Adjouadi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Naphtali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Rishe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388.New ANN results on a major benchmark for the prediction of RUL of Lithium Ion batteries in electric vehicles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Inès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JORGE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Ahmed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Samet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Tedjani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Mesbahi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Romuald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Boné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426.Defending Against Localized Adversarial Attacks on Edge-Deployed Monocular Depth Estimators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Nanda H Krishna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Praveen Kumar 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Rishi Vardhan 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Vineeth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Vijayaraghavan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476.FedAR: Activity and Resource-Aware Federated Learning Model for Distributed Mobile Robots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Ahmed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Imteaj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M.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Amini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471.Use of Machine Learning in Exploring Spatial (In)Justices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Debzani Deb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Russell Smith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391.Technical Indicators and Prediction for Energy Market Forecasting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Catherine McHugh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Sonya Coleman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Dermot Kerr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427.Adversarial Patch Defense for Optical Flow Networks in Video Action Recognition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Adithya Prem Anand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Gokul 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Harish Srinivasan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Vineeth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Vijayaraghavan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Pranav Vijay </w:t>
            </w:r>
          </w:p>
        </w:tc>
      </w:tr>
      <w:tr w:rsidR="000C6175" w:rsidRPr="00632E98" w:rsidTr="00626A0B">
        <w:trPr>
          <w:trHeight w:val="911"/>
        </w:trPr>
        <w:tc>
          <w:tcPr>
            <w:tcW w:w="1075" w:type="dxa"/>
          </w:tcPr>
          <w:p w:rsidR="000C6175" w:rsidRPr="00632E98" w:rsidRDefault="000C6175" w:rsidP="000C6175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5049A5" w:rsidRPr="00632E98" w:rsidRDefault="005049A5" w:rsidP="005049A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/>
                <w:sz w:val="22"/>
                <w:szCs w:val="22"/>
              </w:rPr>
              <w:t xml:space="preserve">482. </w:t>
            </w: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Connecting Distributed Pockets of Energy Flexibility through Federated Computations: Limitations and Possibilities</w:t>
            </w:r>
          </w:p>
          <w:p w:rsidR="005049A5" w:rsidRPr="00632E98" w:rsidRDefault="005049A5" w:rsidP="005049A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5049A5" w:rsidRPr="00632E98" w:rsidRDefault="005049A5" w:rsidP="005049A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0C6175" w:rsidRPr="00632E98" w:rsidRDefault="005049A5" w:rsidP="005049A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hAnsi="Times" w:cs="Arial"/>
                <w:color w:val="000000"/>
                <w:sz w:val="22"/>
                <w:szCs w:val="22"/>
              </w:rPr>
            </w:pP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Javad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Mohammadi</w:t>
            </w:r>
            <w:proofErr w:type="spellEnd"/>
            <w:r w:rsidR="00434C1A"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,</w:t>
            </w:r>
            <w:r w:rsidR="000E74B4"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Jesse Thornburg </w:t>
            </w:r>
          </w:p>
        </w:tc>
        <w:tc>
          <w:tcPr>
            <w:tcW w:w="2340" w:type="dxa"/>
          </w:tcPr>
          <w:p w:rsidR="00AD10F3" w:rsidRPr="00632E98" w:rsidRDefault="00AD10F3" w:rsidP="00AD10F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442. Know-Linking: An approach to generate shared knowledge between several actors in companies application in aerospace manufacturer</w:t>
            </w:r>
          </w:p>
          <w:p w:rsidR="00AD10F3" w:rsidRPr="00632E98" w:rsidRDefault="00AD10F3" w:rsidP="00AD10F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AD10F3" w:rsidRPr="00632E98" w:rsidRDefault="00AD10F3" w:rsidP="00AD10F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AD10F3" w:rsidRPr="00632E98" w:rsidRDefault="00AD10F3" w:rsidP="00AD10F3">
            <w:pPr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Elamin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Abderrahim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Nada Matta, </w:t>
            </w:r>
          </w:p>
          <w:p w:rsidR="000C6175" w:rsidRPr="00632E98" w:rsidRDefault="00AD10F3" w:rsidP="00AD10F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hassan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Atifi</w:t>
            </w:r>
            <w:proofErr w:type="spellEnd"/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487.</w:t>
            </w:r>
            <w:r w:rsidR="00B65836" w:rsidRPr="00632E98">
              <w:rPr>
                <w:rFonts w:ascii="Times" w:hAnsi="Times"/>
                <w:b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A Real Time Stock tendency prognostication using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Quantopian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RAJESH PASUPULETI </w:t>
            </w: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449.</w:t>
            </w:r>
            <w:r w:rsidR="00B65836" w:rsidRPr="00632E98">
              <w:rPr>
                <w:rFonts w:ascii="Times" w:hAnsi="Times"/>
                <w:b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GRaDL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>: A Framework for Animal Genome Sequence Classification with Graph Representations and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Sai Narayanan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Akhilesh Ramachandran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Sathyanarayanan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Aakur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Arunkumar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Bagavathi </w:t>
            </w: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850295" w:rsidRPr="00632E98" w:rsidRDefault="00850295" w:rsidP="0085029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/>
                <w:sz w:val="22"/>
                <w:szCs w:val="22"/>
              </w:rPr>
              <w:t xml:space="preserve">367. </w:t>
            </w: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Robust Incremental Logistic Regression for Detection of Anomaly Using Big Data</w:t>
            </w:r>
          </w:p>
          <w:p w:rsidR="00850295" w:rsidRPr="00632E98" w:rsidRDefault="00850295" w:rsidP="0085029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850295" w:rsidRPr="00632E98" w:rsidRDefault="00850295" w:rsidP="0085029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850295" w:rsidRPr="00632E98" w:rsidRDefault="00850295" w:rsidP="00850295">
            <w:pPr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Topon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Paul, </w:t>
            </w:r>
          </w:p>
          <w:p w:rsidR="004A3C63" w:rsidRPr="00632E98" w:rsidDel="00C82775" w:rsidRDefault="00850295" w:rsidP="00850295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Ken Ueno</w:t>
            </w:r>
          </w:p>
        </w:tc>
        <w:tc>
          <w:tcPr>
            <w:tcW w:w="2340" w:type="dxa"/>
          </w:tcPr>
          <w:p w:rsidR="004A3C63" w:rsidRPr="00632E98" w:rsidDel="00A61E90" w:rsidRDefault="00F933B6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462.An embedded deep learning system for augmented reality in firefighting applications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>Manish Bhattarai</w:t>
            </w:r>
          </w:p>
        </w:tc>
        <w:tc>
          <w:tcPr>
            <w:tcW w:w="2430" w:type="dxa"/>
          </w:tcPr>
          <w:p w:rsidR="004A3C63" w:rsidRPr="00632E98" w:rsidDel="004333B4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255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461.Towards adversarial robustness with 01 loss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yunzhe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xue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Meiyan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Xie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Usman Roshan </w:t>
            </w: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3A1CEE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 xml:space="preserve">377. Multi-UCAV Air Combat in Short-Range Maneuver Strategy Generation </w:t>
            </w:r>
            <w:r w:rsidRPr="003A1CEE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lastRenderedPageBreak/>
              <w:t>using Reinforcement Learning and Curriculum Learning</w:t>
            </w:r>
          </w:p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Weiren</w:t>
            </w:r>
            <w:proofErr w:type="spellEnd"/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Kong, </w:t>
            </w:r>
          </w:p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Deyun</w:t>
            </w:r>
            <w:proofErr w:type="spellEnd"/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Zhou, </w:t>
            </w:r>
          </w:p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Kai Zhang, </w:t>
            </w:r>
          </w:p>
          <w:p w:rsidR="003A1CEE" w:rsidRPr="003A1CEE" w:rsidRDefault="003A1CEE" w:rsidP="003A1CEE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Zhen Yang,</w:t>
            </w:r>
          </w:p>
          <w:p w:rsidR="004A3C63" w:rsidRPr="00632E98" w:rsidDel="00C82775" w:rsidRDefault="003A1CEE" w:rsidP="003A1CEE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proofErr w:type="spellStart"/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Wansha</w:t>
            </w:r>
            <w:proofErr w:type="spellEnd"/>
            <w:r w:rsidRPr="003A1CEE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Yang</w:t>
            </w:r>
          </w:p>
        </w:tc>
        <w:tc>
          <w:tcPr>
            <w:tcW w:w="2340" w:type="dxa"/>
          </w:tcPr>
          <w:p w:rsidR="004A3C63" w:rsidRPr="00632E98" w:rsidDel="00A61E90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</w:tcPr>
          <w:p w:rsidR="004A3C63" w:rsidRPr="00632E98" w:rsidDel="004333B4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255" w:type="dxa"/>
          </w:tcPr>
          <w:p w:rsidR="008461B1" w:rsidRPr="00790883" w:rsidRDefault="008461B1" w:rsidP="008461B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790883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 xml:space="preserve">435. Enhancing ontology-based home Care Services </w:t>
            </w:r>
            <w:r w:rsidRPr="00790883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lastRenderedPageBreak/>
              <w:t>platform using Bayesian networks</w:t>
            </w:r>
          </w:p>
          <w:p w:rsidR="008461B1" w:rsidRPr="00790883" w:rsidRDefault="008461B1" w:rsidP="008461B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790883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8461B1" w:rsidRPr="00790883" w:rsidRDefault="008461B1" w:rsidP="008461B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8461B1" w:rsidRPr="00790883" w:rsidRDefault="008461B1" w:rsidP="008461B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proofErr w:type="spellStart"/>
            <w:r w:rsidRPr="00790883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Abdelweheb</w:t>
            </w:r>
            <w:proofErr w:type="spellEnd"/>
            <w:r w:rsidRPr="00790883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GUEDDES, </w:t>
            </w:r>
          </w:p>
          <w:p w:rsidR="004A3C63" w:rsidRPr="00632E98" w:rsidRDefault="008461B1" w:rsidP="008461B1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790883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Mohamed Ali </w:t>
            </w:r>
            <w:proofErr w:type="spellStart"/>
            <w:r w:rsidRPr="00790883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Mahjoub</w:t>
            </w:r>
            <w:proofErr w:type="spellEnd"/>
          </w:p>
        </w:tc>
      </w:tr>
      <w:tr w:rsidR="00790883" w:rsidRPr="00632E98" w:rsidTr="00626A0B">
        <w:trPr>
          <w:trHeight w:val="911"/>
        </w:trPr>
        <w:tc>
          <w:tcPr>
            <w:tcW w:w="1075" w:type="dxa"/>
          </w:tcPr>
          <w:p w:rsidR="00790883" w:rsidRPr="00632E98" w:rsidRDefault="0079088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790883" w:rsidRPr="00632E98" w:rsidDel="00C82775" w:rsidRDefault="0079088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:rsidR="00790883" w:rsidRPr="00632E98" w:rsidDel="00A61E90" w:rsidRDefault="0079088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</w:tcPr>
          <w:p w:rsidR="00790883" w:rsidRPr="00632E98" w:rsidDel="004333B4" w:rsidRDefault="0079088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  <w:tc>
          <w:tcPr>
            <w:tcW w:w="2255" w:type="dxa"/>
          </w:tcPr>
          <w:p w:rsidR="00790883" w:rsidRPr="00790883" w:rsidRDefault="00790883" w:rsidP="0079088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  <w:r w:rsidRPr="00632E98">
              <w:rPr>
                <w:rFonts w:ascii="Times" w:hAnsi="Times" w:cs="Arial"/>
                <w:sz w:val="22"/>
                <w:szCs w:val="22"/>
              </w:rPr>
              <w:t>15:05pm-18:20pm</w:t>
            </w:r>
          </w:p>
        </w:tc>
        <w:tc>
          <w:tcPr>
            <w:tcW w:w="2250" w:type="dxa"/>
          </w:tcPr>
          <w:p w:rsidR="004A3C63" w:rsidRPr="00632E98" w:rsidRDefault="004A3C63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>SS: Machine Learning in Health (2)</w:t>
            </w:r>
          </w:p>
          <w:p w:rsidR="004A3C63" w:rsidRPr="00632E98" w:rsidRDefault="004A3C63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>(Merged with SS: Explainable Machine Learning) (r13)</w:t>
            </w:r>
          </w:p>
          <w:p w:rsidR="00CF56DF" w:rsidRPr="00632E98" w:rsidRDefault="00CF56DF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</w:p>
          <w:p w:rsidR="00CF56DF" w:rsidRPr="00632E98" w:rsidRDefault="00CF56DF" w:rsidP="004A3C63">
            <w:pPr>
              <w:rPr>
                <w:rFonts w:ascii="Times" w:hAnsi="Times" w:cs="Arial"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sz w:val="22"/>
                <w:szCs w:val="22"/>
              </w:rPr>
              <w:t>Session Chair:</w:t>
            </w:r>
          </w:p>
          <w:p w:rsidR="004632D8" w:rsidRPr="00453148" w:rsidRDefault="004632D8" w:rsidP="004632D8">
            <w:pPr>
              <w:rPr>
                <w:rFonts w:ascii="Times" w:hAnsi="Times" w:cs="Arial"/>
                <w:iCs/>
                <w:sz w:val="22"/>
                <w:szCs w:val="22"/>
              </w:rPr>
            </w:pPr>
          </w:p>
          <w:p w:rsidR="004632D8" w:rsidRPr="00453148" w:rsidRDefault="004632D8" w:rsidP="004632D8">
            <w:pPr>
              <w:rPr>
                <w:rFonts w:ascii="Times" w:hAnsi="Times" w:cs="Arial"/>
                <w:iCs/>
                <w:sz w:val="22"/>
                <w:szCs w:val="22"/>
              </w:rPr>
            </w:pPr>
            <w:bookmarkStart w:id="0" w:name="_Hlk58766702"/>
            <w:r w:rsidRPr="0045314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Ester </w:t>
            </w:r>
            <w:proofErr w:type="spellStart"/>
            <w:r w:rsidRPr="0045314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Zumpano</w:t>
            </w:r>
            <w:proofErr w:type="spellEnd"/>
            <w:r w:rsidRPr="0045314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,</w:t>
            </w:r>
          </w:p>
          <w:p w:rsidR="004632D8" w:rsidRPr="00453148" w:rsidRDefault="00BD0CF6" w:rsidP="004632D8">
            <w:pPr>
              <w:rPr>
                <w:rFonts w:ascii="Times" w:hAnsi="Times"/>
                <w:sz w:val="22"/>
                <w:szCs w:val="22"/>
              </w:rPr>
            </w:pPr>
            <w:hyperlink r:id="rId24" w:history="1">
              <w:r w:rsidR="004632D8" w:rsidRPr="00453148">
                <w:rPr>
                  <w:rStyle w:val="Hyperlink"/>
                  <w:rFonts w:ascii="Times" w:hAnsi="Times"/>
                  <w:sz w:val="22"/>
                  <w:szCs w:val="22"/>
                </w:rPr>
                <w:t>e.zumpano@dimes.unical.it</w:t>
              </w:r>
            </w:hyperlink>
            <w:r w:rsidR="004632D8" w:rsidRPr="00453148">
              <w:rPr>
                <w:rFonts w:ascii="Times" w:hAnsi="Times"/>
                <w:sz w:val="22"/>
                <w:szCs w:val="22"/>
              </w:rPr>
              <w:t xml:space="preserve"> </w:t>
            </w:r>
          </w:p>
          <w:p w:rsidR="004632D8" w:rsidRPr="00453148" w:rsidRDefault="004632D8" w:rsidP="004632D8">
            <w:pPr>
              <w:rPr>
                <w:rFonts w:ascii="Times" w:hAnsi="Times"/>
                <w:sz w:val="22"/>
                <w:szCs w:val="22"/>
              </w:rPr>
            </w:pPr>
            <w:proofErr w:type="spellStart"/>
            <w:r w:rsidRPr="00453148">
              <w:rPr>
                <w:rFonts w:ascii="Times" w:hAnsi="Times"/>
                <w:sz w:val="22"/>
                <w:szCs w:val="22"/>
              </w:rPr>
              <w:t>Agostino.Forestiero</w:t>
            </w:r>
            <w:proofErr w:type="spellEnd"/>
            <w:r w:rsidRPr="00453148">
              <w:rPr>
                <w:rFonts w:ascii="Times" w:hAnsi="Times"/>
                <w:sz w:val="22"/>
                <w:szCs w:val="22"/>
              </w:rPr>
              <w:t>,</w:t>
            </w:r>
          </w:p>
          <w:p w:rsidR="00105EF4" w:rsidRDefault="00BD0CF6" w:rsidP="004632D8">
            <w:pPr>
              <w:rPr>
                <w:rFonts w:ascii="Times" w:hAnsi="Times"/>
                <w:sz w:val="22"/>
                <w:szCs w:val="22"/>
              </w:rPr>
            </w:pPr>
            <w:hyperlink r:id="rId25" w:history="1">
              <w:r w:rsidR="004632D8" w:rsidRPr="00453148">
                <w:rPr>
                  <w:rStyle w:val="Hyperlink"/>
                  <w:rFonts w:ascii="Times" w:hAnsi="Times"/>
                  <w:sz w:val="22"/>
                  <w:szCs w:val="22"/>
                </w:rPr>
                <w:t>agostino.forestiero@icar.cnr.it</w:t>
              </w:r>
            </w:hyperlink>
          </w:p>
          <w:bookmarkEnd w:id="0"/>
          <w:p w:rsidR="005D46CD" w:rsidRDefault="005D46CD" w:rsidP="00105EF4">
            <w:pPr>
              <w:rPr>
                <w:rFonts w:ascii="Times" w:hAnsi="Times"/>
                <w:sz w:val="22"/>
                <w:szCs w:val="22"/>
              </w:rPr>
            </w:pPr>
          </w:p>
          <w:p w:rsidR="00411143" w:rsidRDefault="00411143" w:rsidP="0041114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Monday Webinar 1 Link:</w:t>
            </w:r>
          </w:p>
          <w:p w:rsidR="005D46CD" w:rsidRPr="00632E98" w:rsidRDefault="00BD0CF6" w:rsidP="00105EF4">
            <w:pPr>
              <w:rPr>
                <w:rFonts w:ascii="Times" w:hAnsi="Times"/>
                <w:sz w:val="22"/>
                <w:szCs w:val="22"/>
              </w:rPr>
            </w:pPr>
            <w:hyperlink r:id="rId26" w:history="1">
              <w:r w:rsidR="00411143" w:rsidRPr="0064598D">
                <w:rPr>
                  <w:rStyle w:val="Hyperlink"/>
                </w:rPr>
                <w:t>https://zoom.us/j/95625154169</w:t>
              </w:r>
            </w:hyperlink>
          </w:p>
        </w:tc>
        <w:tc>
          <w:tcPr>
            <w:tcW w:w="2340" w:type="dxa"/>
          </w:tcPr>
          <w:p w:rsidR="004A3C63" w:rsidRPr="00632E98" w:rsidRDefault="004A3C63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>SS: Deep Learning</w:t>
            </w:r>
          </w:p>
          <w:p w:rsidR="004A3C63" w:rsidRPr="00632E98" w:rsidRDefault="004A3C63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>(Merged with SS: Machine Learning in Software Engineering – Beyond Text) (v21)</w:t>
            </w:r>
          </w:p>
          <w:p w:rsidR="00300928" w:rsidRPr="00632E98" w:rsidRDefault="00300928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</w:p>
          <w:p w:rsidR="00300928" w:rsidRPr="00632E98" w:rsidRDefault="00300928" w:rsidP="004A3C63">
            <w:pPr>
              <w:rPr>
                <w:rFonts w:ascii="Times" w:hAnsi="Times" w:cs="Arial"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sz w:val="22"/>
                <w:szCs w:val="22"/>
              </w:rPr>
              <w:t>Session Chair:</w:t>
            </w:r>
          </w:p>
          <w:p w:rsidR="00300928" w:rsidRPr="00632E98" w:rsidRDefault="00300928" w:rsidP="0030092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 xml:space="preserve">Erik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Linstead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, </w:t>
            </w:r>
            <w:hyperlink r:id="rId27" w:history="1">
              <w:r w:rsidRPr="00632E98">
                <w:rPr>
                  <w:rStyle w:val="Hyperlink"/>
                  <w:rFonts w:ascii="Times" w:hAnsi="Times"/>
                  <w:sz w:val="22"/>
                  <w:szCs w:val="22"/>
                </w:rPr>
                <w:t>linstead@chapman.edu</w:t>
              </w:r>
            </w:hyperlink>
          </w:p>
          <w:p w:rsidR="00300928" w:rsidRPr="00632E98" w:rsidRDefault="00300928" w:rsidP="00300928">
            <w:pPr>
              <w:rPr>
                <w:rFonts w:ascii="Times" w:hAnsi="Times"/>
                <w:sz w:val="22"/>
                <w:szCs w:val="22"/>
              </w:rPr>
            </w:pPr>
          </w:p>
          <w:p w:rsidR="00411143" w:rsidRDefault="00411143" w:rsidP="0041114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Monday Webinar 2 Link:</w:t>
            </w:r>
          </w:p>
          <w:p w:rsidR="00300928" w:rsidRPr="00632E98" w:rsidRDefault="00BD0CF6" w:rsidP="005D46CD">
            <w:pPr>
              <w:rPr>
                <w:rFonts w:ascii="Times" w:hAnsi="Times" w:cs="Arial"/>
                <w:iCs/>
                <w:sz w:val="22"/>
                <w:szCs w:val="22"/>
              </w:rPr>
            </w:pPr>
            <w:hyperlink r:id="rId28" w:history="1">
              <w:r w:rsidR="00411143" w:rsidRPr="0064598D">
                <w:rPr>
                  <w:rStyle w:val="Hyperlink"/>
                </w:rPr>
                <w:t>https://zoom.us/j/96478467375</w:t>
              </w:r>
            </w:hyperlink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sz w:val="22"/>
                <w:szCs w:val="22"/>
              </w:rPr>
              <w:t>SS: Machine Learning on Graphs (u4)</w:t>
            </w:r>
          </w:p>
          <w:p w:rsidR="00867A4D" w:rsidRPr="00632E98" w:rsidRDefault="00867A4D" w:rsidP="004A3C63">
            <w:pPr>
              <w:rPr>
                <w:rFonts w:ascii="Times" w:hAnsi="Times" w:cs="Arial"/>
                <w:i/>
                <w:iCs/>
                <w:sz w:val="22"/>
                <w:szCs w:val="22"/>
              </w:rPr>
            </w:pPr>
          </w:p>
          <w:p w:rsidR="00867A4D" w:rsidRPr="00632E98" w:rsidRDefault="00867A4D" w:rsidP="004A3C63">
            <w:pPr>
              <w:rPr>
                <w:rFonts w:ascii="Times" w:hAnsi="Times" w:cs="Arial"/>
                <w:iCs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sz w:val="22"/>
                <w:szCs w:val="22"/>
              </w:rPr>
              <w:t>Session Chair:</w:t>
            </w:r>
          </w:p>
          <w:p w:rsidR="00867A4D" w:rsidRPr="00632E98" w:rsidRDefault="00867A4D" w:rsidP="00867A4D">
            <w:pPr>
              <w:rPr>
                <w:rFonts w:ascii="Times" w:hAnsi="Times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Arunkumar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Bagavathi, </w:t>
            </w:r>
            <w:hyperlink r:id="rId29" w:history="1">
              <w:r w:rsidRPr="00632E98">
                <w:rPr>
                  <w:rStyle w:val="Hyperlink"/>
                  <w:rFonts w:ascii="Times" w:hAnsi="Times"/>
                  <w:sz w:val="22"/>
                  <w:szCs w:val="22"/>
                </w:rPr>
                <w:t>abagava@okstate.edu</w:t>
              </w:r>
            </w:hyperlink>
          </w:p>
          <w:p w:rsidR="00867A4D" w:rsidRPr="00632E98" w:rsidRDefault="00867A4D" w:rsidP="00867A4D">
            <w:pPr>
              <w:rPr>
                <w:rFonts w:ascii="Times" w:hAnsi="Times"/>
                <w:sz w:val="22"/>
                <w:szCs w:val="22"/>
              </w:rPr>
            </w:pPr>
          </w:p>
          <w:p w:rsidR="00411143" w:rsidRDefault="00411143" w:rsidP="00411143">
            <w:r>
              <w:t>Monday Webinar 3 Link:</w:t>
            </w:r>
          </w:p>
          <w:p w:rsidR="00867A4D" w:rsidRPr="00632E98" w:rsidRDefault="00BD0CF6" w:rsidP="004A3C63">
            <w:pPr>
              <w:rPr>
                <w:rFonts w:ascii="Times" w:hAnsi="Times" w:cs="Arial"/>
                <w:iCs/>
                <w:sz w:val="22"/>
                <w:szCs w:val="22"/>
              </w:rPr>
            </w:pPr>
            <w:hyperlink r:id="rId30" w:history="1">
              <w:r w:rsidR="00411143" w:rsidRPr="0064598D">
                <w:rPr>
                  <w:rStyle w:val="Hyperlink"/>
                </w:rPr>
                <w:t>https://zoom.us/j/92342800055</w:t>
              </w:r>
            </w:hyperlink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20.Gene Subset Selection for Transfer Learning using Bilevel Particle Swarm Optimization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Stefan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Wuchty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206.Multi-class segmentation of Diabetic Retinopathy lesions: effects of metrics, improvements and loss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br/>
              <w:t xml:space="preserve">Pedro Furtado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41.The Importance of Local Labels Distribution and Dominance for Node Classification in Graph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Asmaa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Rassil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Hiba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lastRenderedPageBreak/>
              <w:t>Chougrad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Hamid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Zouaki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384.A Study of Deep Learning for Predicting Freeze of Gait in Patients with Parkinson’s Disease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Alexander M Yuan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Shayok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Chakraborty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404.Faster R-CNN based Automatic Parking Space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Praveen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Meduri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397.DAT-RNN: Trajectory Prediction with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DiverseAttention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Zheng Li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Xiaocong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Du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Yu Cao </w:t>
            </w: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386.Using internet search trends to forecast short term drug overdose deaths: A case study on Connecticut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Sumit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Mukherjee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Nicholas Becker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William Weeks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Juan 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Lavista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Ferres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372.Enabling Rewards for Reinforcement Learning in Laser Beam Welding processes through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Markus Schmitz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Florian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Pinsker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Alexander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Ruhri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Beibei Jiang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Georgij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Safronov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425.Quantifying Challenges in the Application of Graph Representation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Antonia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Gogoglou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C. Bayan Bruss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Brian Nguyen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Mohammad Reza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Sarshogh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Keegan Hines </w:t>
            </w: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392.</w:t>
            </w:r>
            <w:r w:rsidR="009C3C53" w:rsidRPr="00632E98">
              <w:rPr>
                <w:rFonts w:ascii="Times" w:hAnsi="Times"/>
                <w:b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Pandemic spread prediction and healthcare preparedness through financial and mobility data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Nidhi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Mulay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Vikas Bishnoi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Himanshi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Charotia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Siddhartha Asthana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Ankur Arora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Gaurav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Dhama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376.</w:t>
            </w:r>
            <w:r w:rsidR="009C3C53" w:rsidRPr="00632E98">
              <w:rPr>
                <w:rFonts w:ascii="Times" w:hAnsi="Times"/>
                <w:b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A New Clustering-Based Technique for the Acceleration of Deep Convolutional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Erion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-Vasilis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Pikoulis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Christos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Mavrokefalidis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Aris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Lalos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9C3C53" w:rsidRPr="00632E98" w:rsidRDefault="009C3C53" w:rsidP="009C3C5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/>
                <w:sz w:val="22"/>
                <w:szCs w:val="22"/>
              </w:rPr>
              <w:t xml:space="preserve">468. </w:t>
            </w: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Road Accident Proneness Indicator Based on Time, Weather and Location Specificity Using Graph Neural Networks</w:t>
            </w:r>
          </w:p>
          <w:p w:rsidR="009C3C53" w:rsidRPr="00632E98" w:rsidRDefault="009C3C53" w:rsidP="009C3C5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9C3C53" w:rsidRPr="00632E98" w:rsidRDefault="009C3C53" w:rsidP="009C3C5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F91FC5" w:rsidRPr="00632E98" w:rsidRDefault="00F91FC5" w:rsidP="009C3C53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Srikanth Chandar,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Muvazima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Mansoor, </w:t>
            </w:r>
          </w:p>
          <w:p w:rsidR="004A3C63" w:rsidRPr="00632E98" w:rsidRDefault="00F91FC5" w:rsidP="00F91FC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Anish Reddy, Suresh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Jamadagni</w:t>
            </w:r>
            <w:proofErr w:type="spellEnd"/>
          </w:p>
        </w:tc>
        <w:tc>
          <w:tcPr>
            <w:tcW w:w="2255" w:type="dxa"/>
          </w:tcPr>
          <w:p w:rsidR="004A3C63" w:rsidRPr="00632E98" w:rsidDel="00E93E14" w:rsidRDefault="004A3C63" w:rsidP="004A3C6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407.Depression Detection Using Atlas from fMRI Images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Marzieh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Mousavian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Jianhua Chen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Steven Greening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 xml:space="preserve">382.SAFL: A Self-Attention Scene Text Recognizer with Focal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Loss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Hieu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Bao Tran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Thanh Le-Cong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Manh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Nguyen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Duc-Anh Nguyen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Thanh Hung Nguyen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Phi-Le Nguyen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420.COVID-19 screening using Residual Attention Network an Artificial Intelligence approach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Vishal Sharma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Curtis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Dyreson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387.Enhancing Piano Transcription by Dilated Convolution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Xian Wang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Lingqiao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Javen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Qinfeng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Shi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431.Automated Semantic Segmentation of Cardiac Magnetic Resonance Images with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Sujata Sinha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Thomas Denney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Yang Zhou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Jingyi Zheng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389.Radar Trajectory-based Air-Writing Recognition using Temporal Convolutional Network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Muhammad Arsalan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Avik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Santra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Vadim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Issakov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444.End-to-End Deep Learning for Reliable Cardiac Activity Monitoring using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Seismocardiograms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Prithvi Suresh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Naveen Narayanan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Pranav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Chakilam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Pranav Raveendran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Vineeth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Vijayaraghavan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394.On the transferability of adversarial examples between convex and 01 loss models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yunzhe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xue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Meiyan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Xie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Usman Roshan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463.Two-stage and dual-decoder convolutional U-Net ensembles for reliable vessel and plaque segmentation in carotid ultrasound images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Meiyan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Xie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Yunzhu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yunzhe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xue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Lauren Huntress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William Beckerman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Saum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Rahimi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Justin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Ady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Usman Roshan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395.TSV Extrusion Morphology Classification Using Deep Convolutional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Brendan Reidy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Golareh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Jalilvand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Tengfei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Jiang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Ramtin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Zand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469.ARC-Net: Activity Recognition Through Capsules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Hamed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Damirchi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Rooholla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Khorrambakht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Hamid D.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Taghirad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399.A Comparative Study of Deep Learning-based RGB-depth Fusion Methods for Object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Fahimeh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Farahnakian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Jukka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Heikkonen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489.A Power-aware Approach for Smart Health Monitoring and Decision Support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Deborah Falcone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carmela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comito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Agostino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Forestiero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400.ConvJSSP: Convolutional Learning for Job-Shop Scheduling Problems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Tianze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Wang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Amir H.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Payberah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Vladimir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Vlassov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491.Multiple Instance Learning approaches for Melanoma and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Dysplastic Nevi images classification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Eugenio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Vocaturo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Ester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Zumpano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401.MarioDAgger: A Time and Space Efficient Autonomous Driver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Farzad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Kamrani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Andreas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Elers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Mika Cohen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Amir H.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Payberah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  <w:tr w:rsidR="004A3C63" w:rsidRPr="00632E98" w:rsidTr="00626A0B">
        <w:trPr>
          <w:trHeight w:val="911"/>
        </w:trPr>
        <w:tc>
          <w:tcPr>
            <w:tcW w:w="107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396.Improving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Explainability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of Image Classification in Scenarios with Class Overlap: Application to COVID-19 and Pneumonia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Edward A Verenich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Alvaro Velasquez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Nazar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Khan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Faraz Hussain </w:t>
            </w:r>
          </w:p>
        </w:tc>
        <w:tc>
          <w:tcPr>
            <w:tcW w:w="2340" w:type="dxa"/>
          </w:tcPr>
          <w:p w:rsidR="00FE6B32" w:rsidRPr="00FE6B32" w:rsidRDefault="00FE6B32" w:rsidP="00FE6B3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FE6B32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414. Effective Big Data Caching through Reinforcement Learning</w:t>
            </w:r>
          </w:p>
          <w:p w:rsidR="00FE6B32" w:rsidRPr="00FE6B32" w:rsidRDefault="00FE6B32" w:rsidP="00FE6B3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FE6B32" w:rsidRPr="00FE6B32" w:rsidRDefault="00FE6B32" w:rsidP="00FE6B3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FE6B32" w:rsidRPr="00FE6B32" w:rsidRDefault="00FE6B32" w:rsidP="00FE6B3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Mirco Tracolli, </w:t>
            </w:r>
          </w:p>
          <w:p w:rsidR="00FE6B32" w:rsidRPr="00FE6B32" w:rsidRDefault="00FE6B32" w:rsidP="00FE6B3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Valentina </w:t>
            </w:r>
            <w:proofErr w:type="spellStart"/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Poggioni</w:t>
            </w:r>
            <w:proofErr w:type="spellEnd"/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</w:t>
            </w:r>
          </w:p>
          <w:p w:rsidR="00FE6B32" w:rsidRPr="00FE6B32" w:rsidRDefault="00FE6B32" w:rsidP="00FE6B3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Daniele Spiga, </w:t>
            </w:r>
          </w:p>
          <w:p w:rsidR="004A3C63" w:rsidRPr="00632E98" w:rsidRDefault="00FE6B32" w:rsidP="00FE6B32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Marco </w:t>
            </w:r>
            <w:proofErr w:type="spellStart"/>
            <w:r w:rsidRPr="00FE6B32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Baioletti</w:t>
            </w:r>
            <w:proofErr w:type="spellEnd"/>
          </w:p>
        </w:tc>
        <w:tc>
          <w:tcPr>
            <w:tcW w:w="2430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:rsidR="004A3C63" w:rsidRPr="00632E98" w:rsidRDefault="004A3C63" w:rsidP="004A3C63">
            <w:pPr>
              <w:rPr>
                <w:rFonts w:ascii="Times" w:hAnsi="Times" w:cs="Arial"/>
                <w:sz w:val="22"/>
                <w:szCs w:val="22"/>
              </w:rPr>
            </w:pPr>
          </w:p>
        </w:tc>
      </w:tr>
    </w:tbl>
    <w:p w:rsidR="00B467FF" w:rsidRPr="00632E98" w:rsidRDefault="00B467FF">
      <w:pPr>
        <w:rPr>
          <w:rFonts w:ascii="Times" w:hAnsi="Times" w:cs="Arial"/>
          <w:sz w:val="22"/>
          <w:szCs w:val="22"/>
        </w:rPr>
      </w:pPr>
    </w:p>
    <w:p w:rsidR="00B467FF" w:rsidRPr="00632E98" w:rsidRDefault="00B467FF">
      <w:pPr>
        <w:rPr>
          <w:rFonts w:ascii="Times" w:hAnsi="Times" w:cs="Arial"/>
          <w:sz w:val="22"/>
          <w:szCs w:val="22"/>
        </w:rPr>
      </w:pPr>
      <w:r w:rsidRPr="00632E98">
        <w:rPr>
          <w:rFonts w:ascii="Times" w:hAnsi="Times" w:cs="Arial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1698"/>
        <w:tblW w:w="10075" w:type="dxa"/>
        <w:tblLayout w:type="fixed"/>
        <w:tblLook w:val="0620" w:firstRow="1" w:lastRow="0" w:firstColumn="0" w:lastColumn="0" w:noHBand="1" w:noVBand="1"/>
      </w:tblPr>
      <w:tblGrid>
        <w:gridCol w:w="1075"/>
        <w:gridCol w:w="3060"/>
        <w:gridCol w:w="3240"/>
        <w:gridCol w:w="2700"/>
      </w:tblGrid>
      <w:tr w:rsidR="00525286" w:rsidRPr="00632E98" w:rsidTr="00F47378">
        <w:trPr>
          <w:trHeight w:val="911"/>
        </w:trPr>
        <w:tc>
          <w:tcPr>
            <w:tcW w:w="10075" w:type="dxa"/>
            <w:gridSpan w:val="4"/>
            <w:vAlign w:val="center"/>
          </w:tcPr>
          <w:p w:rsidR="00525286" w:rsidRPr="00632E98" w:rsidRDefault="00525286" w:rsidP="00F47378">
            <w:pPr>
              <w:jc w:val="center"/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lastRenderedPageBreak/>
              <w:t>Tuesday December 15</w:t>
            </w: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  <w:vertAlign w:val="superscript"/>
              </w:rPr>
              <w:t>th</w:t>
            </w: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t>: Main Conference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9:00am-11:30am</w:t>
            </w:r>
          </w:p>
        </w:tc>
        <w:tc>
          <w:tcPr>
            <w:tcW w:w="306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Graphical models and Feature Selection and Extraction (o7)</w:t>
            </w:r>
          </w:p>
          <w:p w:rsidR="00907615" w:rsidRPr="00632E98" w:rsidRDefault="00907615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9572D" w:rsidRPr="00632E98" w:rsidRDefault="00F9572D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Session Chair: </w:t>
            </w:r>
          </w:p>
          <w:p w:rsidR="00907615" w:rsidRPr="00632E98" w:rsidRDefault="00907615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Jingyi (Ginny) Zheng</w:t>
            </w:r>
          </w:p>
          <w:p w:rsidR="005B460F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1" w:history="1">
              <w:r w:rsidR="005B460F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jzz0121@auburn.edu</w:t>
              </w:r>
            </w:hyperlink>
            <w:r w:rsidR="005B460F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5D46CD" w:rsidRDefault="005D46CD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F674E9" w:rsidRDefault="00411143" w:rsidP="00F674E9">
            <w:r>
              <w:t xml:space="preserve">Tuesday </w:t>
            </w:r>
            <w:r w:rsidR="00F674E9">
              <w:t xml:space="preserve">Webinar </w:t>
            </w:r>
            <w:r>
              <w:t xml:space="preserve">3 </w:t>
            </w:r>
            <w:r w:rsidR="00F674E9">
              <w:t>Link:</w:t>
            </w:r>
          </w:p>
          <w:p w:rsidR="005D46CD" w:rsidRPr="00632E98" w:rsidRDefault="00BD0CF6" w:rsidP="00F674E9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2" w:history="1">
              <w:r w:rsidR="00411143" w:rsidRPr="0064598D">
                <w:rPr>
                  <w:rStyle w:val="Hyperlink"/>
                </w:rPr>
                <w:t>https://zoom.us/j/93294455498</w:t>
              </w:r>
            </w:hyperlink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Computer Vision (m6)</w:t>
            </w:r>
          </w:p>
          <w:p w:rsidR="00D158D1" w:rsidRPr="00632E98" w:rsidRDefault="00D158D1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8409F2" w:rsidRPr="00632E98" w:rsidRDefault="008409F2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D158D1" w:rsidRPr="00632E98" w:rsidRDefault="00D158D1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D158D1" w:rsidRPr="00632E98" w:rsidRDefault="008409F2" w:rsidP="008409F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Sathyanarayanan</w:t>
            </w:r>
            <w:proofErr w:type="spellEnd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N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Aakur</w:t>
            </w:r>
            <w:proofErr w:type="spellEnd"/>
          </w:p>
          <w:p w:rsidR="008409F2" w:rsidRPr="00632E98" w:rsidRDefault="00BD0CF6" w:rsidP="008409F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3" w:history="1">
              <w:r w:rsidR="008409F2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saakurn@okstate.edu</w:t>
              </w:r>
            </w:hyperlink>
          </w:p>
          <w:p w:rsidR="008409F2" w:rsidRDefault="008409F2" w:rsidP="008409F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5D46CD" w:rsidRDefault="00411143" w:rsidP="005D46CD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 xml:space="preserve">Tuesday </w:t>
            </w:r>
            <w:r w:rsidR="005D46CD">
              <w:t xml:space="preserve">Webinar </w:t>
            </w:r>
            <w:r>
              <w:t xml:space="preserve">2 </w:t>
            </w:r>
            <w:r w:rsidR="005D46CD">
              <w:t>Link:</w:t>
            </w:r>
          </w:p>
          <w:p w:rsidR="005D46CD" w:rsidRPr="00632E98" w:rsidRDefault="00BD0CF6" w:rsidP="005D46CD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4" w:history="1">
              <w:r w:rsidR="00411143" w:rsidRPr="0064598D">
                <w:rPr>
                  <w:rStyle w:val="Hyperlink"/>
                </w:rPr>
                <w:t>https://zoom.us/j/96467977784</w:t>
              </w:r>
            </w:hyperlink>
          </w:p>
        </w:tc>
        <w:tc>
          <w:tcPr>
            <w:tcW w:w="270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Applications of Neural Network (e14)</w:t>
            </w:r>
          </w:p>
          <w:p w:rsidR="008409F2" w:rsidRPr="00632E98" w:rsidRDefault="008409F2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8409F2" w:rsidRPr="00632E98" w:rsidRDefault="008409F2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8409F2" w:rsidRPr="00632E98" w:rsidRDefault="008409F2" w:rsidP="008409F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Sakshi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Mishta</w:t>
            </w:r>
            <w:proofErr w:type="spellEnd"/>
          </w:p>
          <w:p w:rsidR="008409F2" w:rsidRPr="00632E98" w:rsidRDefault="00BD0CF6" w:rsidP="008409F2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5" w:history="1">
              <w:r w:rsidR="008409F2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Sakshi.Mishra@nrel.gov</w:t>
              </w:r>
            </w:hyperlink>
          </w:p>
          <w:p w:rsidR="008409F2" w:rsidRDefault="008409F2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F674E9" w:rsidRPr="00EB21B3" w:rsidRDefault="00411143" w:rsidP="00F674E9">
            <w:r>
              <w:t xml:space="preserve">Tuesday </w:t>
            </w:r>
            <w:r w:rsidR="00F674E9">
              <w:t xml:space="preserve">Webinar </w:t>
            </w:r>
            <w:r>
              <w:t xml:space="preserve">1 </w:t>
            </w:r>
            <w:r w:rsidR="00F674E9">
              <w:t>Link:</w:t>
            </w:r>
          </w:p>
          <w:p w:rsidR="00F674E9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6" w:history="1">
              <w:r w:rsidR="00411143" w:rsidRPr="0064598D">
                <w:rPr>
                  <w:rStyle w:val="Hyperlink"/>
                </w:rPr>
                <w:t>https://zoom.us/j/96855213994</w:t>
              </w:r>
            </w:hyperlink>
          </w:p>
          <w:p w:rsidR="005D46CD" w:rsidRPr="005D46CD" w:rsidRDefault="005D46CD" w:rsidP="005D46CD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70.Writer identification for historical handwritten documents using a single feature extraction method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Michel 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Chammas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Abdallah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Makhoul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Jacques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Demerjian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228.Tsallis Entropy Based Labelling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Kentaro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Goto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Masato Uchida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7.Neural Architecture Search for Automotive Grid Fusion Networks Under Embedded Hardware Constraints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Gabor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Balazs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WALTER STECHELE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19.Extending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SpArSe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>: Automatic Gesture Recognition Architectures for Embedded Devices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Juan Borrego Carazo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David Castells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Rufas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Jordi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Carrabina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Ernesto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Biempica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335.Online Gaussian LDA for Unsupervised Pattern Mining from Utility Usage Data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mohamad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Hamid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Bouchachia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15.Harmonic Structure-Based Neural Network Model for Music Pitch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Xian Wang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Lingqiao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Javen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Qinfeng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Shi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272.Multi-Class 3D Object Detection Within Volumetric 3D Computed Tomography Baggage Security Screening Imagery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Qian Wang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Neelanjan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Bhowmik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Toby P Breckon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135.Evaluating Mixed-Precision Arithmetic for 3D Generative Adversarial Networks to Simulate High Energy Physics Detectors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John H Osorio Ríos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Adrià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Armejach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Gulrukh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Khattak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Eric Petit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Sofia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Vallecorsa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Marc Casas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Guix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82.From Quantitative Analysis to Synthesis of Efficient Binary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Tim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Stadtmann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Cecilia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Latotzke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Tobias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Gemmeke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184.Learning to Solve Combinatorial Optimization Problems on Real-World Graphs in Linear Time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Iddo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Drori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Anant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Kharkar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William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Sickinger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Brandon J Kates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Qiang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Suwen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Ge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Eden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Dolev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Brenda Dietrich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David Williamson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Madeleine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Udell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185.Single Camera Masked Face Verification and Identification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VIVEK ASWAL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110.Analysis of Generalizability of Deep Neural Networks Based on the Complexity of Decision Boundary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SHUYUE GUAN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Murray H Loew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AD3461" w:rsidRPr="00154926" w:rsidRDefault="00AD3461" w:rsidP="00AD346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154926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91. Knowledge Graph Extraction from Videos</w:t>
            </w:r>
          </w:p>
          <w:p w:rsidR="00AD3461" w:rsidRPr="00154926" w:rsidRDefault="00AD3461" w:rsidP="00AD346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</w:t>
            </w:r>
            <w:r w:rsidR="00154926"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regular</w:t>
            </w:r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paper)</w:t>
            </w:r>
          </w:p>
          <w:p w:rsidR="00AD3461" w:rsidRPr="00154926" w:rsidRDefault="00AD3461" w:rsidP="00AD346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AD3461" w:rsidRPr="00154926" w:rsidRDefault="00AD3461" w:rsidP="00AD346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Louis Mahon, </w:t>
            </w:r>
          </w:p>
          <w:p w:rsidR="00AD3461" w:rsidRPr="00154926" w:rsidRDefault="00AD3461" w:rsidP="00AD346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Eleonora </w:t>
            </w:r>
            <w:proofErr w:type="spellStart"/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Giunchiglia</w:t>
            </w:r>
            <w:proofErr w:type="spellEnd"/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</w:t>
            </w:r>
          </w:p>
          <w:p w:rsidR="00AD3461" w:rsidRPr="00154926" w:rsidRDefault="00AD3461" w:rsidP="00AD3461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Bowen Li, </w:t>
            </w:r>
          </w:p>
          <w:p w:rsidR="00525286" w:rsidRPr="00154926" w:rsidRDefault="00AD3461" w:rsidP="00AD3461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154926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Thomas Lukasiewicz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323.Public Dataset of Parking Lot Videos for Computational Vision Applied to Surveillance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Ingrid Ariel Nascimento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Pedro Castro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Sofia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Klautau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Luan Gonçalves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Carnot Filho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Flávio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Brito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Silvia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Aldebaro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Klautau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116.Neural Data Augmentation Techniques for Time Series Data and its Benefits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Anindya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Sarkar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F07AF3" w:rsidP="002213C0">
            <w:pPr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 w:themeColor="text1"/>
                <w:sz w:val="22"/>
                <w:szCs w:val="22"/>
              </w:rPr>
              <w:t xml:space="preserve">57. </w:t>
            </w: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Low-Rank Sparse Tensor Approximations for Large High-Resolution Videos</w:t>
            </w:r>
          </w:p>
          <w:p w:rsidR="00F07AF3" w:rsidRPr="00632E98" w:rsidRDefault="00F07AF3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(short paper)</w:t>
            </w:r>
          </w:p>
          <w:p w:rsidR="00F07AF3" w:rsidRPr="00632E98" w:rsidRDefault="00F07AF3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  <w:p w:rsidR="00F07AF3" w:rsidRPr="00632E98" w:rsidRDefault="00F07AF3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Xiang Liu,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Huyunting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Huang, Weitao Tang,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Tonglin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Zhang, Baijian Yang</w:t>
            </w:r>
          </w:p>
          <w:p w:rsidR="00F07AF3" w:rsidRPr="00632E98" w:rsidRDefault="00F07AF3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244.Verifying Artificial Neural Network Classifier Performance Using Dataset Dissimilarity Measures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Hamid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Asgari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Darryl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Hond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Daniel Jeffery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Del="002F6CDC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B7FC2" w:rsidRPr="001A0345" w:rsidRDefault="005B7FC2" w:rsidP="005B7FC2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1A0345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 xml:space="preserve">141. </w:t>
            </w:r>
            <w:proofErr w:type="spellStart"/>
            <w:r w:rsidRPr="001A0345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MaskedFusion</w:t>
            </w:r>
            <w:proofErr w:type="spellEnd"/>
            <w:r w:rsidRPr="001A0345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: Mask-based 6D Object Pose Estimation</w:t>
            </w:r>
          </w:p>
          <w:p w:rsidR="00525286" w:rsidRPr="001A0345" w:rsidRDefault="005B7FC2" w:rsidP="005B7FC2">
            <w:pPr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1A0345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1A0345" w:rsidRPr="001A0345" w:rsidRDefault="001A0345" w:rsidP="005B7FC2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  <w:p w:rsidR="001A0345" w:rsidRPr="001A0345" w:rsidRDefault="001A0345" w:rsidP="001A0345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1A0345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Nuno Pereira,</w:t>
            </w:r>
          </w:p>
          <w:p w:rsidR="001A0345" w:rsidRPr="00632E98" w:rsidRDefault="001A0345" w:rsidP="001A034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1A0345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Luís A. Alexandre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203.Deep neural network for load forecasting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centred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on architecture evolution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Santiago Gomez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Miriam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Capretz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Syed Mir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Del="002F6CDC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317.Finite Difference Neural Networks: Fast Prediction of Partial Differential Equations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Zheng Shi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Nur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Sila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Gulgec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Albert 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Berahas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Shamim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Pakzad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Martin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Takac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Del="002F6CDC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279.Efficient and Compact Convolutional Neural Network Architectures for Non-temporal Real-time Fire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William Thomson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Neelanjan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Bhowmik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Toby P Breckon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Del="002F6CDC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109.LB-CNN: Convolutional Neural Network with Latent Binarization for Large Scale Multi-class Classification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Timothy Reese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Michael Zhu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Del="002F6CDC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155.NGM: Neural Gaussian Mirror for Controlled Feature Selection in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Xin Xing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Yu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Gui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Chenguang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Dai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Jun Liu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Del="002F6CDC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219.Adaptive Algorithm for Estimation of Model of Neural Activity in Brain-Computer Interfaces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Sergei A. Plotnikov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Alexander 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Fradkov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11:40am-14:40pm</w:t>
            </w:r>
          </w:p>
        </w:tc>
        <w:tc>
          <w:tcPr>
            <w:tcW w:w="306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Clustering Methods with Applications (k9)</w:t>
            </w:r>
          </w:p>
          <w:p w:rsidR="0093393F" w:rsidRPr="00632E98" w:rsidRDefault="0093393F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93393F" w:rsidRPr="00632E98" w:rsidRDefault="0093393F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93393F" w:rsidRPr="00632E98" w:rsidRDefault="0093393F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António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Dourado</w:t>
            </w:r>
            <w:proofErr w:type="spellEnd"/>
          </w:p>
          <w:p w:rsidR="0093393F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7" w:history="1">
              <w:r w:rsidR="00071F68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dourado@dei.uc.pt</w:t>
              </w:r>
            </w:hyperlink>
            <w:r w:rsidR="00071F68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411143" w:rsidRPr="004A4B9E" w:rsidRDefault="00411143" w:rsidP="00411143">
            <w:r>
              <w:t>Tuesday Webinar 1 Link:</w:t>
            </w:r>
          </w:p>
          <w:p w:rsidR="00F674E9" w:rsidRPr="00632E98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8" w:history="1">
              <w:r w:rsidR="00411143" w:rsidRPr="0064598D">
                <w:rPr>
                  <w:rStyle w:val="Hyperlink"/>
                </w:rPr>
                <w:t>https://zoom.us/j/96855213994</w:t>
              </w:r>
            </w:hyperlink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Optimization and Advanced Learning Methods (l8)</w:t>
            </w:r>
          </w:p>
          <w:p w:rsidR="00B33828" w:rsidRPr="00632E98" w:rsidRDefault="00B33828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071F68" w:rsidRPr="00632E98" w:rsidRDefault="00071F68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071F68" w:rsidRPr="00632E98" w:rsidRDefault="00071F68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Hai Phan</w:t>
            </w:r>
          </w:p>
          <w:p w:rsidR="00071F68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39" w:history="1">
              <w:r w:rsidR="00071F68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phan@njit.edu</w:t>
              </w:r>
            </w:hyperlink>
            <w:r w:rsidR="00071F68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5D46CD" w:rsidRDefault="005D46CD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411143" w:rsidRDefault="00411143" w:rsidP="0041114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Tuesday Webinar 2 Link:</w:t>
            </w:r>
          </w:p>
          <w:p w:rsidR="005D46CD" w:rsidRPr="00632E98" w:rsidRDefault="00BD0CF6" w:rsidP="005D46CD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40" w:history="1">
              <w:r w:rsidR="00411143" w:rsidRPr="0064598D">
                <w:rPr>
                  <w:rStyle w:val="Hyperlink"/>
                </w:rPr>
                <w:t>https://zoom.us/j/96467977784</w:t>
              </w:r>
            </w:hyperlink>
          </w:p>
        </w:tc>
        <w:tc>
          <w:tcPr>
            <w:tcW w:w="270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Bioinformatics (b8)</w:t>
            </w:r>
          </w:p>
          <w:p w:rsidR="00071F68" w:rsidRPr="00632E98" w:rsidRDefault="00071F68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071F68" w:rsidRPr="00632E98" w:rsidRDefault="00071F68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071F68" w:rsidRPr="00632E98" w:rsidRDefault="00071F68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Ghada Zamzmi Alzamzmi</w:t>
            </w:r>
          </w:p>
          <w:p w:rsidR="00071F68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41" w:history="1">
              <w:r w:rsidR="00071F68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ghadazamzmi.alzamzmi@nih.gov</w:t>
              </w:r>
            </w:hyperlink>
            <w:r w:rsidR="00071F68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5D46CD" w:rsidRDefault="005D46CD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411143" w:rsidRDefault="00411143" w:rsidP="00411143">
            <w:r>
              <w:t>Tuesday Webinar 3 Link:</w:t>
            </w:r>
          </w:p>
          <w:p w:rsidR="005D46CD" w:rsidRPr="00632E98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42" w:history="1">
              <w:r w:rsidR="00411143" w:rsidRPr="0064598D">
                <w:rPr>
                  <w:rStyle w:val="Hyperlink"/>
                </w:rPr>
                <w:t>https://zoom.us/j/93294455498</w:t>
              </w:r>
            </w:hyperlink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265.Applying Gradient Boosting Trees and Stochastic Leaf Evaluation to MCTS on Hearthstone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Tasos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Papagiannis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Georgios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Alexandridis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Andreas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Stafylopatis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195.Falsification-Based Robust Adversarial Reinforcement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Xiao Wang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Saasha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Nair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Matthias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Althoff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31.Cell Type Identiﬁcation from Single-Cell Transcriptomic Data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via Gene Embedding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Shanta Chowdhury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Xishuang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Dong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Oscar A. Solis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Lijun Qian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Xiangfang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95.Discovering Disease Targets with Biomedical Word Embeddings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Payal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Mitra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Thom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Pijnenburg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Viachaslau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Sazonau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322.Modeling Agent Behaviors for Policy Analysis via Reinforcement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Osonde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Osoba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Raffaele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Vardavas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Justin Grana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Rushil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Zutshi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Amber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Jaycocks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136.Deep Multiple Instance Learning Ensemble for the Acoustic Detection of Tropical Birds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Jorge Castro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Roberto Vargas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Masís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Danny Alfaro Rojas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134.Online Cluster Drift Detection for Novelty Detection in Data Streams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Shon Mendelson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Boaz Lerner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78.SASBO: Self-Adapting Safe Bayesian Optimization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Stefano De Blasi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Alexander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Gepperth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69.Unsupervised ageing detection of mechanical systems on a causality graph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Edouard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Pineau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Sébastien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Razakarivony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Thomas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Bonald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60.A Clustering-based biased Monte Carlo Approach to Protein Titration Curve Prediction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Arun V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Sathanur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Nathan Baker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30.Reinforcement Learning based Evolutionary Metric Filtering for High Dimensional Problems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Bassel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Ali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Koichi Moriyama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Masayuki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Numao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Ken-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ichi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Fukui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231.AI-based Prediction for Early Detection of Tuberculosis in India based on Environmental Factors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Raghav 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Heda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Dr. Nupur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Giri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Richard Joseph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Sanika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Chavan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Reema 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Israni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Ritika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Sethiya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286.GCN with Clustering coefficients and attention module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ABHISHEK SINGH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RAKESH KUMAR YADAV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Shekhar Verma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291.Optimizing CNN using Fast Fourier Transformation for Object Recognition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Varsha Nair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Moitrayee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Chatterjee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Neda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Tavakoli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Akbar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Siami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Namin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Craig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Snoeyink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103.Ensemble Hyperspectral Band Selection for Detecting Nitrogen Status in Grape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Ryan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Omidi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Moghimi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Alireza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Pourreza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Mohamed El-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Hadedy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Anas Salah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Eddin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255.Anomaly Detection in Unsupervised Surveillance Setting Using Ensemble of Multimodal Data with Adversarial Defense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Sayeed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Shafayet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Chowdhury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Kazi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Mejbaul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Islam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Rouhan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Noor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54.A proposal for online analysis and identification of fraudulent transactions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Rodrigo AL Torres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Marcelo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Ladeira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199.Multimodal Word Sense Disambiguation in Creative Practice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Manuel Ladron de Guevara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Akshat Gupta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Christopher George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Daragh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Byrne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Ramesh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Krishnamurti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249.RAM-Net: A Residual Attention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MobileNet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to Detect COVID-19 Cases from Chest X-Ray Images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Aminur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Rab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Ratul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Maryam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Tavakol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Elahi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KUN YUAN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Won-Sook Lee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345.Bayesian Sampler: Fairness in Sampling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Ishani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Chakraborty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164.Topological Data Analysis to Engineer Features from Audio Signals for Depression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Tlachac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Adam Sargent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Ermal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Toto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Randy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Paffenroth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Elke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Rundensteiner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254.Regression Ensembles for Fast Design Space Exploration of Heterogeneous Hardware Designs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Alba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Sandyra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Bezerra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Lopes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Anne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Canuto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Monica Pereira </w:t>
            </w:r>
          </w:p>
        </w:tc>
        <w:tc>
          <w:tcPr>
            <w:tcW w:w="3240" w:type="dxa"/>
          </w:tcPr>
          <w:p w:rsidR="003616F1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351.Use of Auxiliary Classifier Generative </w:t>
            </w:r>
            <w:r w:rsidR="005B4C33" w:rsidRPr="005B4C33">
              <w:rPr>
                <w:b/>
                <w:bCs/>
                <w:color w:val="000000"/>
                <w:shd w:val="clear" w:color="auto" w:fill="FFFFFF"/>
              </w:rPr>
              <w:t>Adversarial</w:t>
            </w:r>
            <w:r w:rsidRPr="005B4C33">
              <w:rPr>
                <w:rFonts w:ascii="Times" w:hAnsi="Times"/>
                <w:b/>
                <w:bCs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Network in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Touchstroke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Authentication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Debzani Deb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sz w:val="22"/>
                <w:szCs w:val="22"/>
              </w:rPr>
              <w:t xml:space="preserve">Mina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guirguis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217BAA" w:rsidRPr="00632E98" w:rsidRDefault="00217BAA" w:rsidP="00217BA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264. Deep Metric Learning for Proteomics</w:t>
            </w:r>
          </w:p>
          <w:p w:rsidR="00217BAA" w:rsidRPr="00632E98" w:rsidRDefault="00217BAA" w:rsidP="00217BA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(short paper)</w:t>
            </w:r>
          </w:p>
          <w:p w:rsidR="00217BAA" w:rsidRPr="00632E98" w:rsidRDefault="00217BAA" w:rsidP="00217BA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217BAA" w:rsidRPr="00632E98" w:rsidRDefault="00217BAA" w:rsidP="00217BA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Mark G Lennox, </w:t>
            </w:r>
          </w:p>
          <w:p w:rsidR="00217BAA" w:rsidRPr="00632E98" w:rsidRDefault="00217BAA" w:rsidP="00217BA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Neil Robertson, </w:t>
            </w:r>
          </w:p>
          <w:p w:rsidR="00525286" w:rsidRPr="00632E98" w:rsidRDefault="00217BAA" w:rsidP="00217BAA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Barry Devereux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15:00pm-18:30pm</w:t>
            </w:r>
          </w:p>
        </w:tc>
        <w:tc>
          <w:tcPr>
            <w:tcW w:w="306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Machine Learning for Recognition Applications (h9)</w:t>
            </w:r>
          </w:p>
          <w:p w:rsidR="009D0EF4" w:rsidRPr="00632E98" w:rsidRDefault="009D0EF4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9D0EF4" w:rsidRPr="00632E98" w:rsidRDefault="009D0EF4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9D0EF4" w:rsidRPr="00632E98" w:rsidRDefault="009D0EF4" w:rsidP="009D0EF4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 w:cs="Arial"/>
                <w:color w:val="000000"/>
                <w:sz w:val="22"/>
                <w:szCs w:val="22"/>
              </w:rPr>
              <w:t>Anitha</w:t>
            </w:r>
            <w:proofErr w:type="spellEnd"/>
            <w:r w:rsidRPr="00632E98">
              <w:rPr>
                <w:rFonts w:ascii="Times" w:hAnsi="Times" w:cs="Arial"/>
                <w:color w:val="000000"/>
                <w:sz w:val="22"/>
                <w:szCs w:val="22"/>
              </w:rPr>
              <w:t xml:space="preserve"> S Pillai</w:t>
            </w:r>
          </w:p>
          <w:p w:rsidR="009D0EF4" w:rsidRDefault="00BD0CF6" w:rsidP="009D0EF4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hyperlink r:id="rId43" w:history="1">
              <w:r w:rsidR="009D0EF4" w:rsidRPr="00632E98">
                <w:rPr>
                  <w:rStyle w:val="Hyperlink"/>
                  <w:rFonts w:ascii="Times" w:hAnsi="Times" w:cs="Arial"/>
                  <w:sz w:val="22"/>
                  <w:szCs w:val="22"/>
                </w:rPr>
                <w:t>anithasp016@gmail.com</w:t>
              </w:r>
            </w:hyperlink>
            <w:r w:rsidR="009D0EF4" w:rsidRPr="00632E98">
              <w:rPr>
                <w:rFonts w:ascii="Times" w:hAnsi="Times" w:cs="Arial"/>
                <w:color w:val="000000"/>
                <w:sz w:val="22"/>
                <w:szCs w:val="22"/>
              </w:rPr>
              <w:t xml:space="preserve"> </w:t>
            </w:r>
          </w:p>
          <w:p w:rsidR="00F674E9" w:rsidRDefault="00F674E9" w:rsidP="009D0EF4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  <w:p w:rsidR="00411143" w:rsidRPr="004A4B9E" w:rsidRDefault="00411143" w:rsidP="00411143">
            <w:r>
              <w:t>Tuesday Webinar 1 Link:</w:t>
            </w:r>
          </w:p>
          <w:p w:rsidR="00F674E9" w:rsidRPr="00632E98" w:rsidRDefault="00BD0CF6" w:rsidP="009D0EF4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hyperlink r:id="rId44" w:history="1">
              <w:r w:rsidR="00411143" w:rsidRPr="0064598D">
                <w:rPr>
                  <w:rStyle w:val="Hyperlink"/>
                </w:rPr>
                <w:t>https://zoom.us/j/96855213994</w:t>
              </w:r>
            </w:hyperlink>
          </w:p>
        </w:tc>
        <w:tc>
          <w:tcPr>
            <w:tcW w:w="324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Computer Vision and Image Segmentation (n8)</w:t>
            </w:r>
          </w:p>
          <w:p w:rsidR="00A41AB7" w:rsidRPr="00632E98" w:rsidRDefault="00A41AB7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A41AB7" w:rsidRPr="00632E98" w:rsidRDefault="00A41AB7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A41AB7" w:rsidRPr="00632E98" w:rsidRDefault="00A41AB7" w:rsidP="00A41AB7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A41AB7" w:rsidRPr="00632E98" w:rsidRDefault="00A41AB7" w:rsidP="00A41AB7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/>
                <w:sz w:val="22"/>
                <w:szCs w:val="22"/>
              </w:rPr>
              <w:t xml:space="preserve">Praveen </w:t>
            </w:r>
            <w:proofErr w:type="spellStart"/>
            <w:r w:rsidRPr="00632E98">
              <w:rPr>
                <w:rFonts w:ascii="Times" w:hAnsi="Times" w:cs="Arial"/>
                <w:color w:val="000000"/>
                <w:sz w:val="22"/>
                <w:szCs w:val="22"/>
              </w:rPr>
              <w:t>Palanisamy</w:t>
            </w:r>
            <w:proofErr w:type="spellEnd"/>
          </w:p>
          <w:p w:rsidR="00A41AB7" w:rsidRDefault="00BD0CF6" w:rsidP="00A41AB7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hyperlink r:id="rId45" w:history="1">
              <w:r w:rsidR="00A41AB7" w:rsidRPr="00632E98">
                <w:rPr>
                  <w:rStyle w:val="Hyperlink"/>
                  <w:rFonts w:ascii="Times" w:hAnsi="Times" w:cs="Arial"/>
                  <w:sz w:val="22"/>
                  <w:szCs w:val="22"/>
                </w:rPr>
                <w:t>praveen.palanisamy@outlook.com</w:t>
              </w:r>
            </w:hyperlink>
            <w:r w:rsidR="00A41AB7" w:rsidRPr="00632E98">
              <w:rPr>
                <w:rFonts w:ascii="Times" w:hAnsi="Times" w:cs="Arial"/>
                <w:color w:val="000000"/>
                <w:sz w:val="22"/>
                <w:szCs w:val="22"/>
              </w:rPr>
              <w:t xml:space="preserve"> </w:t>
            </w:r>
          </w:p>
          <w:p w:rsidR="00F674E9" w:rsidRDefault="00F674E9" w:rsidP="00A41AB7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</w:p>
          <w:p w:rsidR="00411143" w:rsidRDefault="00411143" w:rsidP="00411143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Tuesday Webinar 2 Link:</w:t>
            </w:r>
          </w:p>
          <w:p w:rsidR="00F674E9" w:rsidRPr="00632E98" w:rsidRDefault="00BD0CF6" w:rsidP="00F674E9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hyperlink r:id="rId46" w:history="1">
              <w:r w:rsidR="00411143" w:rsidRPr="0064598D">
                <w:rPr>
                  <w:rStyle w:val="Hyperlink"/>
                </w:rPr>
                <w:t>https://zoom.us/j/96467977784</w:t>
              </w:r>
            </w:hyperlink>
          </w:p>
        </w:tc>
        <w:tc>
          <w:tcPr>
            <w:tcW w:w="2700" w:type="dxa"/>
          </w:tcPr>
          <w:p w:rsidR="00525286" w:rsidRPr="00632E98" w:rsidRDefault="00525286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Deep Learning (1) (j21)</w:t>
            </w:r>
          </w:p>
          <w:p w:rsidR="00F558B7" w:rsidRPr="00632E98" w:rsidRDefault="00F558B7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58B7" w:rsidRPr="00632E98" w:rsidRDefault="00F558B7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58B7" w:rsidRPr="00632E98" w:rsidRDefault="00F558B7" w:rsidP="002213C0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58B7" w:rsidRPr="00632E98" w:rsidRDefault="00F558B7" w:rsidP="00F558B7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F558B7" w:rsidRPr="00632E98" w:rsidRDefault="00F558B7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Ajita</w:t>
            </w:r>
            <w:proofErr w:type="spellEnd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Rattani</w:t>
            </w:r>
            <w:proofErr w:type="spellEnd"/>
          </w:p>
          <w:p w:rsidR="00F558B7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47" w:history="1">
              <w:r w:rsidR="00F558B7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ajita.rattani@wichita.edu</w:t>
              </w:r>
            </w:hyperlink>
            <w:r w:rsidR="00F558B7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411143" w:rsidRDefault="00411143" w:rsidP="00411143">
            <w:r>
              <w:t>Tuesday Webinar 3 Link:</w:t>
            </w:r>
          </w:p>
          <w:p w:rsidR="00F674E9" w:rsidRPr="00632E98" w:rsidRDefault="00BD0CF6" w:rsidP="002213C0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48" w:history="1">
              <w:r w:rsidR="00411143" w:rsidRPr="0064598D">
                <w:rPr>
                  <w:rStyle w:val="Hyperlink"/>
                </w:rPr>
                <w:t>https://zoom.us/j/93294455498</w:t>
              </w:r>
            </w:hyperlink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224.Automatic generation of reviews of scientific papers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Anna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Nikiforovskaya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Nikolai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Kapralov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Vlasova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Oleg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Shpynov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Aleksei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Shpilman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12.DeepGamble: Video Recognition Makes Marketing at a Large Entertainment House, a Less of a Gamble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Danish Syed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Naman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Gandhi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Arushi Arora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Nilesh Kadam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61.Deep Learning based Covert Attack Identification for Industrial Control Systems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Dan Li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Paritosh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P </w:t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Ramanan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Nagi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Gebraeel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Kamran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Paynabar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76.TransCrossCF: Transition-based Cross Domain Collaborative Filtering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Thanh Nam Doan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Shaghayegh Sahebi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138.Ensemble CNN in Transform Domains for Image Super-resolution from Small Data Sets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Yingnan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Randy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Paffenroth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112.Deep Learning for Automatic Quality Grading of Mangoes: Methods and Insights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>Shih-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Lun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Wu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Hsiao-Yen Tung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Yu-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Lun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Hsu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222.Semantic Nonnegative Matrix Factorization with Automatic Model Determination for Topic Modeling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Raviteja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Vangara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Erik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Skau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Gopinath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Chennupati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Hirsto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Djidjev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Thomas Tierney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James Smith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Manish Bhattarai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Valentin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Stanev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Boian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Alexandroe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96.PENet: Object Detection using Points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Estimationin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High Definition Aerial Images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ZIyang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Xiang Liu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Baijian Yang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133.A Deep Learning Framework for Ensuring Responsible Play in Skill-based Cash Gaming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Deepanshi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Seth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Sharanya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Eswaran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Tridib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Mukherjee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Mridul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Sachdeva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160.Interpreting Attention Models: LSTM vs. CNN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Koen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Weterings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Shir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-Lee Kimelman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Stefano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Bromuri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Marko van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Eekelen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227.EVISClass: a new evaluation method for image data stream classifiers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Mateus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Curcino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de Lima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Maria Camila N.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Barioni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Elaine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Faria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Humberto 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Razente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139.Rapid Class Augmentation For Continuous Deep Learning Applications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Hanna 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Witzgall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Hanna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Witzgall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252.K-metamodes: frequency- and ensemble-based distributed k-modes clustering for security analytics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Andrey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Sapegin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346.Conditional Score Matching for Image to Image Regression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Hao Xin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Michael Zhu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43.Crafting Adversarial Examples for Deep Learning Based Prognostics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Khaza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Anuarul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Hoque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Gautam Raj mode </w:t>
            </w:r>
          </w:p>
        </w:tc>
      </w:tr>
      <w:tr w:rsidR="00525286" w:rsidRPr="00632E98" w:rsidTr="008B3C2B">
        <w:trPr>
          <w:trHeight w:val="911"/>
        </w:trPr>
        <w:tc>
          <w:tcPr>
            <w:tcW w:w="1075" w:type="dxa"/>
          </w:tcPr>
          <w:p w:rsidR="00525286" w:rsidRPr="00632E98" w:rsidRDefault="00525286" w:rsidP="002213C0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310.Linguistic Features for Detecting Fake Reviews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Faranak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Abri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Luis Felipe Gutierrez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Akbar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Siami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Namin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Keith Jones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David Sears </w:t>
            </w:r>
          </w:p>
        </w:tc>
        <w:tc>
          <w:tcPr>
            <w:tcW w:w="324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 xml:space="preserve">188.EVALUATING THE NUMBER OF TRAINABLE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PARAMETERS ON DEEP MAXOUT AND LRELU NETWORKS FOR VISUAL RECOGNITION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Gabriel Castaneda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Taghi Khoshgoftaar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 xml:space="preserve">50.Efficient Defect Detection from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Consecutive Monocular Images by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Duy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Truong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Naotake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Natori </w:t>
            </w:r>
          </w:p>
        </w:tc>
      </w:tr>
      <w:tr w:rsidR="007637E5" w:rsidRPr="00632E98" w:rsidTr="008B3C2B">
        <w:trPr>
          <w:trHeight w:val="911"/>
        </w:trPr>
        <w:tc>
          <w:tcPr>
            <w:tcW w:w="1075" w:type="dxa"/>
          </w:tcPr>
          <w:p w:rsidR="007637E5" w:rsidRPr="00632E98" w:rsidRDefault="007637E5" w:rsidP="007637E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56.Unsupervised Open Set Recognition using Adversarial Autoencoders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Mehadi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 Hassen , Philip Chan </w:t>
            </w:r>
          </w:p>
        </w:tc>
        <w:tc>
          <w:tcPr>
            <w:tcW w:w="324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280.Enhanced Anisotropic Diffusion-based CNN-LSTM Architecture for Video Face Liveness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Ranjana Koshy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Ausif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Mahmood </w:t>
            </w:r>
          </w:p>
        </w:tc>
        <w:tc>
          <w:tcPr>
            <w:tcW w:w="270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72.Theoretical Analysis of the Advantage of Deepening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Yasushi Esaki , Yuta Nakahara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Toshiyasu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Matsushima </w:t>
            </w:r>
          </w:p>
        </w:tc>
      </w:tr>
      <w:tr w:rsidR="007637E5" w:rsidRPr="00632E98" w:rsidTr="008B3C2B">
        <w:trPr>
          <w:trHeight w:val="911"/>
        </w:trPr>
        <w:tc>
          <w:tcPr>
            <w:tcW w:w="1075" w:type="dxa"/>
          </w:tcPr>
          <w:p w:rsidR="007637E5" w:rsidRPr="00632E98" w:rsidRDefault="007637E5" w:rsidP="007637E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100.Tuberculosis Bacilli Identification: A Novel Feature Extraction Approach via Statistical Shape and Color Models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Hamed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Yousefi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Farnaz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Mohammadi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Niloufar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Mirian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Navid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Amini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:rsidR="007637E5" w:rsidRPr="00632E98" w:rsidRDefault="007637E5" w:rsidP="007637E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127.</w:t>
            </w:r>
            <w:r>
              <w:rPr>
                <w:rFonts w:ascii="Times" w:hAnsi="Times"/>
                <w:b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Loss Scheduling for Class-Imbalanced Image Segmentation Problems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Oskar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Taubert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), Markus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Götz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), Alexander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Schug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), Achim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Streit</w:t>
            </w:r>
            <w:proofErr w:type="spellEnd"/>
          </w:p>
        </w:tc>
        <w:tc>
          <w:tcPr>
            <w:tcW w:w="270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87.Heart Audio Classification using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Pawan Joshi , Arooshi Taneja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Yashvi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Gulati , Tushar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Chugh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Narina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Thakur </w:t>
            </w:r>
          </w:p>
        </w:tc>
      </w:tr>
      <w:tr w:rsidR="007637E5" w:rsidRPr="00632E98" w:rsidTr="008B3C2B">
        <w:trPr>
          <w:trHeight w:val="911"/>
        </w:trPr>
        <w:tc>
          <w:tcPr>
            <w:tcW w:w="1075" w:type="dxa"/>
          </w:tcPr>
          <w:p w:rsidR="007637E5" w:rsidRPr="00632E98" w:rsidRDefault="007637E5" w:rsidP="007637E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278.cFAT-GAN: Conditional Simulation of Electron-Proton Scattering Events with Variate Beam Energies by a Feature Augmented and Transformed Generative Adversarial Network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Luisa Velasco , Yasir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Alanazi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Nobuo Sato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Tianbo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Liu , Wally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Melnitchouk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Michelle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Kuchera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Evan McClellan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Yaohang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 </w:t>
            </w:r>
          </w:p>
        </w:tc>
        <w:tc>
          <w:tcPr>
            <w:tcW w:w="3240" w:type="dxa"/>
          </w:tcPr>
          <w:p w:rsidR="007637E5" w:rsidRPr="00632E98" w:rsidRDefault="00BA7757" w:rsidP="007637E5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238.Refined Plane Segmentation for Cuboid-Shaped Objects by Leveraging Edge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Alexander Naumann , Laura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Dörr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Niels Ole Salscheider , Kai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Furmans</w:t>
            </w:r>
            <w:proofErr w:type="spellEnd"/>
          </w:p>
        </w:tc>
        <w:tc>
          <w:tcPr>
            <w:tcW w:w="2700" w:type="dxa"/>
          </w:tcPr>
          <w:p w:rsidR="007637E5" w:rsidRPr="00632E98" w:rsidRDefault="007637E5" w:rsidP="007637E5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106.Deep Learning-based Symbolic Indoor Positioning using the Serving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eNodeB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Mohammad H.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Mahoor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Fahad Al-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homayani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</w:tbl>
    <w:p w:rsidR="00B467FF" w:rsidRPr="00632E98" w:rsidRDefault="00B467FF">
      <w:pPr>
        <w:rPr>
          <w:rFonts w:ascii="Times" w:hAnsi="Times" w:cs="Arial"/>
          <w:color w:val="000000" w:themeColor="text1"/>
          <w:sz w:val="22"/>
          <w:szCs w:val="22"/>
        </w:rPr>
      </w:pPr>
      <w:r w:rsidRPr="00632E98">
        <w:rPr>
          <w:rFonts w:ascii="Times" w:hAnsi="Times" w:cs="Arial"/>
          <w:color w:val="000000" w:themeColor="text1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1698"/>
        <w:tblW w:w="9895" w:type="dxa"/>
        <w:tblLayout w:type="fixed"/>
        <w:tblLook w:val="0620" w:firstRow="1" w:lastRow="0" w:firstColumn="0" w:lastColumn="0" w:noHBand="1" w:noVBand="1"/>
      </w:tblPr>
      <w:tblGrid>
        <w:gridCol w:w="1075"/>
        <w:gridCol w:w="3060"/>
        <w:gridCol w:w="2700"/>
        <w:gridCol w:w="3060"/>
        <w:tblGridChange w:id="1">
          <w:tblGrid>
            <w:gridCol w:w="1075"/>
            <w:gridCol w:w="3060"/>
            <w:gridCol w:w="2700"/>
            <w:gridCol w:w="3060"/>
          </w:tblGrid>
        </w:tblGridChange>
      </w:tblGrid>
      <w:tr w:rsidR="00B467FF" w:rsidRPr="00632E98" w:rsidTr="00F47378">
        <w:trPr>
          <w:trHeight w:val="911"/>
        </w:trPr>
        <w:tc>
          <w:tcPr>
            <w:tcW w:w="9895" w:type="dxa"/>
            <w:gridSpan w:val="4"/>
            <w:vAlign w:val="center"/>
          </w:tcPr>
          <w:p w:rsidR="00626A0B" w:rsidRPr="00632E98" w:rsidRDefault="00B467FF" w:rsidP="00626A0B">
            <w:pPr>
              <w:jc w:val="center"/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lastRenderedPageBreak/>
              <w:t>Wednesday December 16</w:t>
            </w: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  <w:vertAlign w:val="superscript"/>
              </w:rPr>
              <w:t>th</w:t>
            </w:r>
            <w:r w:rsidRPr="00632E98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t>: Main Conference</w:t>
            </w:r>
            <w:r w:rsidR="00626A0B">
              <w:rPr>
                <w:rFonts w:ascii="Times" w:hAnsi="Times" w:cs="Arial"/>
                <w:b/>
                <w:bCs/>
                <w:color w:val="FF3300"/>
                <w:sz w:val="22"/>
                <w:szCs w:val="22"/>
              </w:rPr>
              <w:t xml:space="preserve"> </w:t>
            </w:r>
          </w:p>
        </w:tc>
      </w:tr>
      <w:tr w:rsidR="003A0953" w:rsidRPr="00632E98" w:rsidTr="00626A0B">
        <w:trPr>
          <w:trHeight w:val="911"/>
        </w:trPr>
        <w:tc>
          <w:tcPr>
            <w:tcW w:w="1075" w:type="dxa"/>
          </w:tcPr>
          <w:p w:rsidR="003A0953" w:rsidRPr="00632E98" w:rsidRDefault="003A0953" w:rsidP="003A0953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8:45am-9:00am</w:t>
            </w:r>
          </w:p>
        </w:tc>
        <w:tc>
          <w:tcPr>
            <w:tcW w:w="8820" w:type="dxa"/>
            <w:gridSpan w:val="3"/>
          </w:tcPr>
          <w:p w:rsidR="003A0953" w:rsidRDefault="003A0953" w:rsidP="003A0953">
            <w:pPr>
              <w:jc w:val="center"/>
              <w:rPr>
                <w:rStyle w:val="c9"/>
                <w:rFonts w:ascii="Times" w:hAnsi="Times" w:cs="Arial"/>
                <w:b/>
                <w:bCs/>
                <w:sz w:val="22"/>
                <w:szCs w:val="22"/>
              </w:rPr>
            </w:pPr>
            <w:r>
              <w:rPr>
                <w:rStyle w:val="c9"/>
                <w:rFonts w:ascii="Times" w:hAnsi="Times" w:cs="Arial"/>
                <w:b/>
                <w:bCs/>
                <w:sz w:val="22"/>
                <w:szCs w:val="22"/>
              </w:rPr>
              <w:t>Best Paper Awards</w:t>
            </w:r>
          </w:p>
          <w:p w:rsidR="005746D1" w:rsidRDefault="005746D1" w:rsidP="005746D1">
            <w:pPr>
              <w:jc w:val="center"/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Webinar Link:</w:t>
            </w:r>
          </w:p>
          <w:p w:rsidR="005746D1" w:rsidRPr="00632E98" w:rsidRDefault="005746D1" w:rsidP="005746D1">
            <w:pPr>
              <w:jc w:val="center"/>
              <w:rPr>
                <w:rFonts w:ascii="Times" w:hAnsi="Times" w:cs="Arial"/>
                <w:sz w:val="22"/>
                <w:szCs w:val="22"/>
              </w:rPr>
            </w:pPr>
            <w:r w:rsidRPr="008B0C29">
              <w:rPr>
                <w:rStyle w:val="Hyperlink"/>
                <w:color w:val="auto"/>
                <w:u w:val="none"/>
              </w:rPr>
              <w:t>https://zoom.us/j/93490309059</w:t>
            </w:r>
          </w:p>
        </w:tc>
      </w:tr>
      <w:tr w:rsidR="00B467FF" w:rsidRPr="00632E98" w:rsidTr="00626A0B">
        <w:trPr>
          <w:trHeight w:val="911"/>
        </w:trPr>
        <w:tc>
          <w:tcPr>
            <w:tcW w:w="1075" w:type="dxa"/>
          </w:tcPr>
          <w:p w:rsidR="00B467FF" w:rsidRPr="00632E98" w:rsidRDefault="00B467FF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9:00am-10:15am</w:t>
            </w:r>
          </w:p>
        </w:tc>
        <w:tc>
          <w:tcPr>
            <w:tcW w:w="8820" w:type="dxa"/>
            <w:gridSpan w:val="3"/>
          </w:tcPr>
          <w:p w:rsidR="00B467FF" w:rsidRPr="00632E98" w:rsidRDefault="00B467FF" w:rsidP="00B467FF">
            <w:pPr>
              <w:jc w:val="center"/>
              <w:rPr>
                <w:rFonts w:ascii="Times" w:hAnsi="Times" w:cs="Arial"/>
                <w:b/>
                <w:b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bCs/>
                <w:color w:val="000000" w:themeColor="text1"/>
                <w:sz w:val="22"/>
                <w:szCs w:val="22"/>
              </w:rPr>
              <w:t>Keynote two</w:t>
            </w:r>
          </w:p>
          <w:p w:rsidR="00B467FF" w:rsidRPr="00632E98" w:rsidRDefault="00B467FF" w:rsidP="00B467FF">
            <w:pPr>
              <w:jc w:val="center"/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Title:  A COGNITIVE ARCHITECTURE FOR OBJECT RECOGNITION IN VIDEO</w:t>
            </w:r>
          </w:p>
          <w:p w:rsidR="00B467FF" w:rsidRDefault="00B467FF" w:rsidP="00B467FF">
            <w:pPr>
              <w:jc w:val="center"/>
              <w:rPr>
                <w:rFonts w:ascii="Times" w:hAnsi="Times" w:cs="Arial"/>
                <w:caps/>
                <w:color w:val="000000" w:themeColor="text1"/>
                <w:spacing w:val="15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Speaker</w:t>
            </w:r>
            <w:r w:rsidRPr="00632E98">
              <w:rPr>
                <w:rFonts w:ascii="Times" w:hAnsi="Times" w:cs="Arial"/>
                <w:caps/>
                <w:color w:val="000000" w:themeColor="text1"/>
                <w:spacing w:val="15"/>
                <w:sz w:val="22"/>
                <w:szCs w:val="22"/>
              </w:rPr>
              <w:t xml:space="preserve">: </w:t>
            </w:r>
            <w:r w:rsidRPr="00632E98">
              <w:rPr>
                <w:rFonts w:ascii="Times" w:hAnsi="Times" w:cs="Arial"/>
                <w:b/>
                <w:bCs/>
                <w:caps/>
                <w:color w:val="000000" w:themeColor="text1"/>
                <w:spacing w:val="15"/>
                <w:sz w:val="22"/>
                <w:szCs w:val="22"/>
              </w:rPr>
              <w:t>Dr. JOSE C. PRINCIPE</w:t>
            </w:r>
            <w:r w:rsidRPr="00632E98">
              <w:rPr>
                <w:rFonts w:ascii="Times" w:hAnsi="Times" w:cs="Arial"/>
                <w:caps/>
                <w:color w:val="000000" w:themeColor="text1"/>
                <w:spacing w:val="15"/>
                <w:sz w:val="22"/>
                <w:szCs w:val="22"/>
              </w:rPr>
              <w:t>, UNIVERSITY OF FLORIDA, USA</w:t>
            </w:r>
          </w:p>
          <w:p w:rsidR="00F674E9" w:rsidRDefault="00F674E9" w:rsidP="00F674E9">
            <w:pPr>
              <w:jc w:val="center"/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Webinar Link:</w:t>
            </w:r>
          </w:p>
          <w:p w:rsidR="00F674E9" w:rsidRPr="00632E98" w:rsidRDefault="005746D1" w:rsidP="00B467FF">
            <w:pPr>
              <w:jc w:val="center"/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8B0C29">
              <w:rPr>
                <w:rStyle w:val="Hyperlink"/>
                <w:color w:val="auto"/>
                <w:u w:val="none"/>
              </w:rPr>
              <w:t>https://zoom.us/j/93490309059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10:20am-13:30pm</w:t>
            </w: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Advanced Classification Methods with Applications (f8)</w:t>
            </w:r>
          </w:p>
          <w:p w:rsidR="00992C3F" w:rsidRPr="00632E98" w:rsidRDefault="00992C3F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992C3F" w:rsidRPr="00632E98" w:rsidRDefault="00992C3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992C3F" w:rsidRPr="00632E98" w:rsidRDefault="00992C3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Long Cheng</w:t>
            </w:r>
          </w:p>
          <w:p w:rsidR="00992C3F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49" w:history="1">
              <w:r w:rsidR="00992C3F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long.cheng@hitachi-powergrids.com</w:t>
              </w:r>
            </w:hyperlink>
            <w:r w:rsidR="00992C3F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F674E9" w:rsidRDefault="005746D1" w:rsidP="00F674E9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 xml:space="preserve">Wednesday </w:t>
            </w:r>
            <w:r w:rsidR="00F674E9">
              <w:t xml:space="preserve">Webinar </w:t>
            </w:r>
            <w:r>
              <w:t xml:space="preserve">1 </w:t>
            </w:r>
            <w:r w:rsidR="00F674E9">
              <w:t>Link:</w:t>
            </w:r>
          </w:p>
          <w:p w:rsidR="00F674E9" w:rsidRPr="00632E9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0" w:history="1">
              <w:r w:rsidR="005746D1" w:rsidRPr="0064598D">
                <w:rPr>
                  <w:rStyle w:val="Hyperlink"/>
                </w:rPr>
                <w:t>https://zoom.us/j/99219542196</w:t>
              </w:r>
            </w:hyperlink>
            <w:r w:rsidR="005746D1">
              <w:t xml:space="preserve"> </w:t>
            </w:r>
            <w:r w:rsidR="005746D1">
              <w:br/>
            </w:r>
          </w:p>
        </w:tc>
        <w:tc>
          <w:tcPr>
            <w:tcW w:w="2700" w:type="dxa"/>
          </w:tcPr>
          <w:p w:rsidR="008B3C2B" w:rsidRPr="00632E98" w:rsidRDefault="008B3C2B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Forecasting in Time Series (i9)</w:t>
            </w:r>
          </w:p>
          <w:p w:rsidR="00F53C38" w:rsidRPr="00632E98" w:rsidRDefault="00F53C38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3C38" w:rsidRPr="00632E98" w:rsidRDefault="00F53C38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3C38" w:rsidRPr="00632E98" w:rsidRDefault="00F53C38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F53C38" w:rsidRPr="00632E98" w:rsidRDefault="00F53C38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Dongxiao</w:t>
            </w:r>
            <w:proofErr w:type="spellEnd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Zhu</w:t>
            </w:r>
          </w:p>
          <w:p w:rsidR="00F53C3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1" w:history="1">
              <w:r w:rsidR="00F53C38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dzhu@wayne.edu</w:t>
              </w:r>
            </w:hyperlink>
            <w:r w:rsidR="00F53C38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F674E9" w:rsidRDefault="005746D1" w:rsidP="00F674E9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 xml:space="preserve">Wednesday </w:t>
            </w:r>
            <w:r w:rsidR="00F674E9">
              <w:t xml:space="preserve">Webinar </w:t>
            </w:r>
            <w:r>
              <w:t xml:space="preserve">2 </w:t>
            </w:r>
            <w:r w:rsidR="00F674E9">
              <w:t>Link:</w:t>
            </w:r>
          </w:p>
          <w:p w:rsidR="00F674E9" w:rsidRPr="00632E9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2" w:history="1">
              <w:r w:rsidR="005746D1" w:rsidRPr="0064598D">
                <w:rPr>
                  <w:rStyle w:val="Hyperlink"/>
                </w:rPr>
                <w:t>https://zoom.us/j/93087606133</w:t>
              </w:r>
            </w:hyperlink>
            <w:r w:rsidR="005746D1">
              <w:t xml:space="preserve"> </w:t>
            </w: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Miscellanea 1 (d9)</w:t>
            </w:r>
          </w:p>
          <w:p w:rsidR="00F53C38" w:rsidRPr="00632E98" w:rsidRDefault="00F53C38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3C38" w:rsidRPr="00632E98" w:rsidRDefault="00F53C38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3C38" w:rsidRPr="00632E98" w:rsidRDefault="00F53C38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F53C38" w:rsidRPr="00632E98" w:rsidRDefault="00F53C38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Session Chair:</w:t>
            </w:r>
          </w:p>
          <w:p w:rsidR="00F53C38" w:rsidRPr="00632E98" w:rsidRDefault="00F53C38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Gloria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Cerasela</w:t>
            </w:r>
            <w:proofErr w:type="spellEnd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Crisan</w:t>
            </w:r>
            <w:proofErr w:type="spellEnd"/>
          </w:p>
          <w:p w:rsidR="00F53C3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3" w:history="1">
              <w:r w:rsidR="00F53C38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ceraselacrisan@ub.ro</w:t>
              </w:r>
            </w:hyperlink>
            <w:r w:rsidR="00F53C38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F674E9" w:rsidRDefault="005746D1" w:rsidP="00F674E9">
            <w:r>
              <w:t xml:space="preserve">Wednesday </w:t>
            </w:r>
            <w:r w:rsidR="00F674E9">
              <w:t xml:space="preserve">Webinar </w:t>
            </w:r>
            <w:r>
              <w:t xml:space="preserve">3 </w:t>
            </w:r>
            <w:r w:rsidR="00F674E9">
              <w:t>Link:</w:t>
            </w:r>
          </w:p>
          <w:p w:rsidR="00F674E9" w:rsidRPr="00632E9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4" w:history="1">
              <w:r w:rsidR="005746D1" w:rsidRPr="0064598D">
                <w:rPr>
                  <w:rStyle w:val="Hyperlink"/>
                </w:rPr>
                <w:t>https://zoom.us/j/97707370342</w:t>
              </w:r>
            </w:hyperlink>
            <w:r w:rsidR="005746D1"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37.Generalized Adversarial Distances to Efficiently Discover Classifier Errors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Walter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Bennette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Sally 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Dufek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Karsten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Maurer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Sean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Sisti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Bunyod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Tusmatov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251.Spatio-Temporal Change Detection with Granger Causality Based Cluster Sequence Mining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Nat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Pavasant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Masayuki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Numao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Ken-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ichi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Fukui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27.LOCO: Logistics Objects in Context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Christopher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Mayershofer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Dimitrij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-Marian Holm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Benjamin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Molter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Nikolai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Ruof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Johannes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Fottner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46.Segmentation of Multi-State Compound Waveform and Extraction of Features for Anomaly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Topon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Paul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Takeichiro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Nishikawa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Shigeru Maya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Akihiro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Itakura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Toshihide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Kawachi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Akira Ogawa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Hiroshi Yokota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275.CAE: Towards Crowd Anarchism Exploration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Mayamin Hamid Raha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Tonmoay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Deb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Mahieyin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Rahmun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Shahriar Ali Bijoy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Adnan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Firoze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Mohammad Khan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63.Dense Broad Learning System with Proportional Integral Differential and Adaptive Moment Estimation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Weidong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Zou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Yuanqing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Xia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Weipeng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Cao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108.Kernel Ridge Regression Using Importance Sampling with Application to Seismic Response Prediction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Farhad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Pourkamali-Anaraki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Mohammad Amin Hariri-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Ardebili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Lydia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Morawiec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294.f2tag - Can Tags Be Predicted Using Formulas?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Sebastian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Wankerl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Gerhard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Götz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Andreas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Hotho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253.Benchmarking Machine Learning Solutions in Production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Lucas Silva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Fernando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Zagatti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Bruno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Sette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Lucas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Nildaimon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Silva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Daniel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Lucrédio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Diego Furtado Silva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Helena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Caseli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121.HASeparator: Hyperplane-Assisted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Softmax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Ioannis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Kansizoglou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Nicholas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Santavas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Loukas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Bampis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Antonios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Gasteratos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315.Performance of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CatBoost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and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XGBoost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in Medicare Fraud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John Hancock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Taghi Khoshgoftaar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49.Forecasting Rogue Waves In Oceanic Waters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Pujan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Pokhrel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Elias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Ioup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Tamjidul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Hoque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Mahdi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Abdelguerfi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Jullian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Simeonov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125.Dimension Estimation Using Autoencoders with Applications to Financial Market Analysis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Nitish Bahadur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Randy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Paffenroth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5E6DFA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359.HybriDG: Hybrid Dynamic Time Wrapping and Gaussian Distribution Model for Detecting Emerging Zero-day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Microarchitectural Side-Channel Attacks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Han Wang , Hossein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Sayadi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Avesta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Sasan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Setareh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Rafatirad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Houman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Homayoun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151.Combining Temporal Event Relations and Pre-Trained Language Models for Text Summarization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Divyanshu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Daiya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172.An Investigation of Dynamic Feature Selection Methods Applied to Classifier Ensembles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Romulo Nunes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Carine Azevedo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Anne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Canuto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Joao Carlos Xavier-Junior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261.CQ-VAE: Coordinate Quantized VAE for Uncertainty Estimation with Application to Disk Shape Analysis from Lumbar Spine MR Images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Linchen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Qian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jiasong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Timur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Urakov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Weiyong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Gu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Liang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119.Multi-Class Object Detection Using 2D Poses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Christopher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Mayershofer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Ala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Hammami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Marco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Prueglmeier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Johannes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Fottner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293.Domain adaptation from clinical trials data to the tertiary care clinic – Application to ALS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Ben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Hadad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Boaz Lerner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267.Towards logical association rule mining on ontology-based semantic trajectories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Antonio C. F. Petri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Diego Furtado Silva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123.A Collaborative Filtering Approach to Successfully Completing The Marathon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Jakim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Berndsen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Barry Smyth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Aonghus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Lawlor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297.Improving Fraud Detection and Concept Drift Adaptation in Credit Card Transactions Using Incremental Gradient Boosting Trees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Barış Bayram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Bilge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Köroğlu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Mehmet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Gönen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269.Analysis of COVID-19 in different countries using Wigner energy distribution and clustering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Ranjani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Murali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126.Distance-Based Multivariate Anomaly Detection in Wire Arc Additive Manufacturing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Raven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Reisch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Tobias Hauser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Benjamin Lutz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Matteo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Pantano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Tobias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Kamps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Alois Knoll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58.Accurate Characterization of Non-Uniformly Sampled Time Series using Stochastic Differential Equations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Stijn De Waele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173.pReview: The Artificially Intelligent Conference Reviewer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Jesse Roberts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Douglas Fisher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DA6951" w:rsidRPr="00632E98" w:rsidRDefault="00DA6951">
            <w:pPr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225.On Analyzing COVID-19-related Hate Speech Using BERT Attention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Nishant Vishwamitra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Roger Hu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Feng Luo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Long Cheng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Matthew Costello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Yin Yang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  <w:p w:rsidR="00626A0B" w:rsidRDefault="00626A0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  <w:p w:rsidR="00626A0B" w:rsidRDefault="00626A0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  <w:p w:rsidR="00626A0B" w:rsidRDefault="00626A0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  <w:p w:rsidR="00626A0B" w:rsidRPr="00632E98" w:rsidRDefault="00626A0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700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color w:val="000000" w:themeColor="text1"/>
                <w:sz w:val="22"/>
                <w:szCs w:val="22"/>
              </w:rPr>
              <w:t>14:00pm-18:00pm</w:t>
            </w: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t>Applications of Deep Learning (g12)</w:t>
            </w:r>
          </w:p>
          <w:p w:rsidR="0058519F" w:rsidRPr="00632E98" w:rsidRDefault="0058519F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8519F" w:rsidRPr="00632E98" w:rsidRDefault="0058519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lastRenderedPageBreak/>
              <w:t>Session Chair:</w:t>
            </w:r>
          </w:p>
          <w:p w:rsidR="0058519F" w:rsidRPr="00632E98" w:rsidRDefault="0058519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Kostas 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Kolomvatsos</w:t>
            </w:r>
            <w:proofErr w:type="spellEnd"/>
          </w:p>
          <w:p w:rsidR="0058519F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5" w:history="1">
              <w:r w:rsidR="0058519F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kostasks@uth.gr</w:t>
              </w:r>
            </w:hyperlink>
            <w:r w:rsidR="0058519F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5746D1" w:rsidRDefault="005746D1" w:rsidP="005746D1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Wednesday Webinar 1 Link:</w:t>
            </w:r>
          </w:p>
          <w:p w:rsidR="00F674E9" w:rsidRPr="00632E9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6" w:history="1">
              <w:r w:rsidR="005746D1" w:rsidRPr="0064598D">
                <w:rPr>
                  <w:rStyle w:val="Hyperlink"/>
                </w:rPr>
                <w:t>https://zoom.us/j/99219542196</w:t>
              </w:r>
            </w:hyperlink>
          </w:p>
        </w:tc>
        <w:tc>
          <w:tcPr>
            <w:tcW w:w="2700" w:type="dxa"/>
          </w:tcPr>
          <w:p w:rsidR="008B3C2B" w:rsidRPr="00632E98" w:rsidRDefault="008B3C2B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Miscellanea 2 (c12)</w:t>
            </w:r>
          </w:p>
          <w:p w:rsidR="0058519F" w:rsidRPr="00632E98" w:rsidRDefault="0058519F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8519F" w:rsidRPr="00632E98" w:rsidRDefault="0058519F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8519F" w:rsidRPr="00632E98" w:rsidRDefault="0058519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lastRenderedPageBreak/>
              <w:t>Session Chair:</w:t>
            </w:r>
          </w:p>
          <w:p w:rsidR="0058519F" w:rsidRPr="00632E98" w:rsidRDefault="0058519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Yaqing</w:t>
            </w:r>
            <w:proofErr w:type="spellEnd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Wang</w:t>
            </w:r>
          </w:p>
          <w:p w:rsidR="0058519F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7" w:history="1">
              <w:r w:rsidR="0058519F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wangyaqing01@baidu.com</w:t>
              </w:r>
            </w:hyperlink>
            <w:r w:rsidR="0058519F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5746D1" w:rsidRDefault="005746D1" w:rsidP="005746D1">
            <w:pPr>
              <w:rPr>
                <w:rFonts w:ascii="Times" w:hAnsi="Times" w:cs="Arial"/>
                <w:color w:val="000000"/>
                <w:sz w:val="22"/>
                <w:szCs w:val="22"/>
              </w:rPr>
            </w:pPr>
            <w:r>
              <w:t>Wednesday Webinar 2 Link:</w:t>
            </w:r>
          </w:p>
          <w:p w:rsidR="00F674E9" w:rsidRPr="00632E9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8" w:history="1">
              <w:r w:rsidR="005746D1" w:rsidRPr="0064598D">
                <w:rPr>
                  <w:rStyle w:val="Hyperlink"/>
                </w:rPr>
                <w:t>https://zoom.us/j/93087606133</w:t>
              </w:r>
            </w:hyperlink>
            <w:r w:rsidR="005746D1">
              <w:t xml:space="preserve"> </w:t>
            </w:r>
          </w:p>
        </w:tc>
        <w:tc>
          <w:tcPr>
            <w:tcW w:w="3060" w:type="dxa"/>
          </w:tcPr>
          <w:p w:rsidR="008B3C2B" w:rsidRPr="00632E98" w:rsidRDefault="008B3C2B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Deep Learning (2) (j21)</w:t>
            </w:r>
          </w:p>
          <w:p w:rsidR="0058519F" w:rsidRPr="00632E98" w:rsidRDefault="0058519F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8519F" w:rsidRPr="00632E98" w:rsidRDefault="0058519F" w:rsidP="00B467FF">
            <w:pPr>
              <w:rPr>
                <w:rFonts w:ascii="Times" w:hAnsi="Times" w:cs="Arial"/>
                <w:i/>
                <w:iCs/>
                <w:color w:val="000000" w:themeColor="text1"/>
                <w:sz w:val="22"/>
                <w:szCs w:val="22"/>
              </w:rPr>
            </w:pPr>
          </w:p>
          <w:p w:rsidR="0058519F" w:rsidRPr="00632E98" w:rsidRDefault="0058519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lastRenderedPageBreak/>
              <w:t>Session Chair:</w:t>
            </w:r>
          </w:p>
          <w:p w:rsidR="0058519F" w:rsidRPr="00632E98" w:rsidRDefault="0058519F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Fahad Al-</w:t>
            </w:r>
            <w:proofErr w:type="spellStart"/>
            <w:r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>homayani</w:t>
            </w:r>
            <w:proofErr w:type="spellEnd"/>
          </w:p>
          <w:p w:rsidR="0058519F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59" w:history="1">
              <w:r w:rsidR="0058519F" w:rsidRPr="00632E98">
                <w:rPr>
                  <w:rStyle w:val="Hyperlink"/>
                  <w:rFonts w:ascii="Times" w:hAnsi="Times" w:cs="Arial"/>
                  <w:iCs/>
                  <w:sz w:val="22"/>
                  <w:szCs w:val="22"/>
                </w:rPr>
                <w:t>Fahad.Al-homayani@du.edu</w:t>
              </w:r>
            </w:hyperlink>
            <w:r w:rsidR="0058519F" w:rsidRPr="00632E98"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:rsidR="00F674E9" w:rsidRDefault="00F674E9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</w:p>
          <w:p w:rsidR="005746D1" w:rsidRDefault="005746D1" w:rsidP="005746D1">
            <w:r>
              <w:t>Wednesday Webinar 3 Link:</w:t>
            </w:r>
          </w:p>
          <w:p w:rsidR="00F674E9" w:rsidRPr="00632E98" w:rsidRDefault="00BD0CF6" w:rsidP="00B467FF">
            <w:pPr>
              <w:rPr>
                <w:rFonts w:ascii="Times" w:hAnsi="Times" w:cs="Arial"/>
                <w:iCs/>
                <w:color w:val="000000" w:themeColor="text1"/>
                <w:sz w:val="22"/>
                <w:szCs w:val="22"/>
              </w:rPr>
            </w:pPr>
            <w:hyperlink r:id="rId60" w:history="1">
              <w:r w:rsidR="005746D1" w:rsidRPr="0064598D">
                <w:rPr>
                  <w:rStyle w:val="Hyperlink"/>
                </w:rPr>
                <w:t>https://zoom.us/j/97707370342</w:t>
              </w:r>
            </w:hyperlink>
            <w:r w:rsidR="005746D1">
              <w:t xml:space="preserve">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226.Real-World Multi-Domain Data Applications for Generalizations to Clinical Settings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Nooshin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Mojab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Vahid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Noroozi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Darvin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Yi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Manoj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Nallabothula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Abdullah Aleem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Philip S Yu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Joelle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Hallak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26.Partly Supervised Multi-Task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>Abdullah-Al-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Zubaer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Imran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Chao Huang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Hui Tang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Wei Fan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Yuan Xiao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Dingjun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Hao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Zhen Qian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Demetri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Terzopoulos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221.Accelerated Deep Learning on HPCC Systems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Robert K Kennedy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Taghi Khoshgoftaar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259.Robust Detection of Objects under Periodic Motion with Gaussian Process Filtering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Joris Guerin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Anne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Canuto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Luiz M. G. Goncalves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158.Towards Machine Learning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Explainability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in Text Classification for Fake News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Lukas 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Kurasinski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Radu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Mihailescu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235.Detection of Reckless Driving using Deep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Shobhan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Kumar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Arun Chauhan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Lakshman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Mahto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Jagadish D N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162.Dual-encoder Bidirectional Generative Adversarial Networks for Anomaly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Teguh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Budianto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Tomohiro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Nakai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Kazunori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Imoto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Takahiro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Takimoto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kosuke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haruki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187.DEDPUL: Difference-of-Estimated-Densities-based Positive-Unlabeled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Dmitry Ivanov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237.Deep Learning based Time Series Forecasting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Kushagra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Agarwal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Lalasa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Dheekollu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Ankur Arora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Gaurav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Dhama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Siddhartha Asthana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Tanmoy Bhowmik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336.Finding and Segmenting Mathematical Equations in Students’ Online Handwritten Assignments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Amirali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Darvishzadeh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Thomas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Stahovich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 xml:space="preserve">48.Audio-based Depression Screening using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SlidingWindow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Sub-clip Pooling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Ermal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Toto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Tlachac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Francis  Stevens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Elke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Rundensteiner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262.DEAL: Deep Evidential Active Learning for Image Classification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Patrick Hemmer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Niklas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Kühl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Jakob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Schoeffer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220.MuSeM: Detecting Incongruent News Headlines using Mutual Attentive Semantic Matching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Rahul Mishra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Piyush Yadav )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Remi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Calizzano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)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Markus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Leippold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145.Using Text Analytics on Reflective Journaling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toIdentify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Cultural Capitals for STEM Students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Karuna N Nayak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Shailesh Krishna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Kim Coble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Khanh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Tran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Marissa Harris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Ana Maria Barrera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Anagha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Kulkarni </w:t>
            </w: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340.Resource-aware On-device Deep Learning for Supermarket Hazard Detection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M.G. Sarwar Murshed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Nazar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Khan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James Carroll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Faraz Hussain </w:t>
            </w:r>
          </w:p>
        </w:tc>
      </w:tr>
      <w:tr w:rsidR="008B3C2B" w:rsidRPr="00632E98" w:rsidTr="00626A0B">
        <w:trPr>
          <w:trHeight w:val="911"/>
        </w:trPr>
        <w:tc>
          <w:tcPr>
            <w:tcW w:w="1075" w:type="dxa"/>
          </w:tcPr>
          <w:p w:rsidR="008B3C2B" w:rsidRPr="00632E98" w:rsidRDefault="008B3C2B" w:rsidP="00B467FF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107.Lower Bounds for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Adversarially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Robust PAC Learning under Evasion and Hybrid Attacks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Dimitrios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Diochnos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Saeed Mahloujifar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Mohammad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Mahmoody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DA6951" w:rsidRPr="00632E98" w:rsidRDefault="00E5677C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68.Application of Machine Learning to Gasoline Direct Injection Systems: Towards a Data-Driven Development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Massimiliano Botticelli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Robin Hellmann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Paul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Jochmann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Karl Georg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Stapf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="00434C1A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Erik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Schuenemann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AB7F2C" w:rsidRPr="00632E98" w:rsidRDefault="005E38B1" w:rsidP="00AB7F2C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 w:themeColor="text1"/>
                <w:sz w:val="22"/>
                <w:szCs w:val="22"/>
              </w:rPr>
              <w:t xml:space="preserve">52. </w:t>
            </w:r>
            <w:r w:rsidR="00AB7F2C"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Generalization of iterative sampling in autoencoders</w:t>
            </w:r>
          </w:p>
          <w:p w:rsidR="00AB7F2C" w:rsidRPr="00632E98" w:rsidRDefault="00AB7F2C" w:rsidP="00AB7F2C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(short paper)</w:t>
            </w:r>
          </w:p>
          <w:p w:rsidR="00AB7F2C" w:rsidRPr="00632E98" w:rsidRDefault="00AB7F2C" w:rsidP="00AB7F2C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AB7F2C" w:rsidRPr="00632E98" w:rsidRDefault="00AB7F2C" w:rsidP="00AB7F2C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Miguel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Solinas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clovis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galiez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Romain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Cohendet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Stephane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Rousset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Marina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Reyboz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, Martial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Mermillod</w:t>
            </w:r>
            <w:proofErr w:type="spellEnd"/>
          </w:p>
          <w:p w:rsidR="008B3C2B" w:rsidRPr="00632E98" w:rsidRDefault="008B3C2B" w:rsidP="005E38B1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  <w:tr w:rsidR="007649F8" w:rsidRPr="00632E98" w:rsidTr="00626A0B">
        <w:trPr>
          <w:trHeight w:val="911"/>
        </w:trPr>
        <w:tc>
          <w:tcPr>
            <w:tcW w:w="1075" w:type="dxa"/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152.Predicting purchase probability of retail items using an ensemble learning approach and historical data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Archika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Sharma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Omair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Shafiq </w:t>
            </w:r>
          </w:p>
        </w:tc>
        <w:tc>
          <w:tcPr>
            <w:tcW w:w="270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146.Resource Management in Cloud Computing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UsingMachine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Learning: A Survey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Sepideh Goodarzy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Maziyar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Nazari </w:t>
            </w: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117.Estimating the Effect of General Health Checks Using Uncertainty Aware Attention of Deep Instrumental Variable 2-Stage Network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SangKyun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Jo , DUK BIN JUN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Sungho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Park </w:t>
            </w:r>
          </w:p>
        </w:tc>
      </w:tr>
      <w:tr w:rsidR="007649F8" w:rsidRPr="00632E98" w:rsidTr="00626A0B">
        <w:trPr>
          <w:trHeight w:val="911"/>
        </w:trPr>
        <w:tc>
          <w:tcPr>
            <w:tcW w:w="1075" w:type="dxa"/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194.Blockchain-Based Federated Learning Against End-Point Adversarial Data Corruption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Yuwei Sun , Hiroshi Esaki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Hideya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Ochiai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 xml:space="preserve">180.Machine Learning Fairness in Justice Systems: Base Rates, False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Positves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>, and False Negatives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br/>
              <w:t xml:space="preserve">Jesse Russell </w:t>
            </w: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lastRenderedPageBreak/>
              <w:t>137.Deduplication of Advertisement Assets Using Deep Learning Ensembles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lastRenderedPageBreak/>
              <w:t xml:space="preserve">Abhijith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Chakiat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Nishant Oli , Varun Modi </w:t>
            </w:r>
          </w:p>
        </w:tc>
      </w:tr>
      <w:tr w:rsidR="007649F8" w:rsidRPr="00632E98" w:rsidTr="00626A0B">
        <w:trPr>
          <w:trHeight w:val="911"/>
        </w:trPr>
        <w:tc>
          <w:tcPr>
            <w:tcW w:w="1075" w:type="dxa"/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258.Federated Learning of Neural Network Models with Heterogeneous Structures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Kundjanasith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Thonglek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Keichi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Takahashi , Kohei Ichikawa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Chawanat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Nakasan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Hajimu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Iida </w:t>
            </w:r>
          </w:p>
        </w:tc>
        <w:tc>
          <w:tcPr>
            <w:tcW w:w="270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248.A Pixel-Level Feature Space Modeling and Brain Tumor Detection Using Machine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Shan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Suthaharan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Ritu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Joshi </w:t>
            </w: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182.Residential Building Energy Consumption Forecasting Using Hybrid Deep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Dagimawi D Eneyew , Miriam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Capretz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Girma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Bitsuamlak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</w:tr>
      <w:tr w:rsidR="007649F8" w:rsidRPr="00632E98" w:rsidTr="00626A0B">
        <w:trPr>
          <w:trHeight w:val="911"/>
        </w:trPr>
        <w:tc>
          <w:tcPr>
            <w:tcW w:w="1075" w:type="dxa"/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306.Learning Uncertainties in Wheel Odometry for Vehicular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Localisation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in GPS deprived environments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Uche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Onyekpe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Vasile Palade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Stratis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Kanarachos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Stavros-Richard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Christopoulos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257.A Methodology for Estimating Hospital Intensive Care Unit Length of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Stay Using Novel Machine Learning Tools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Roberto Batista , Reinaldo Sanchez-Arias </w:t>
            </w: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216.Malware Classification using Recurrence Plots and Deep Neural Network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Sara SS Sartoli , Yong Wei , Shane Hampton </w:t>
            </w:r>
          </w:p>
        </w:tc>
      </w:tr>
      <w:tr w:rsidR="007649F8" w:rsidRPr="00632E98" w:rsidTr="00626A0B">
        <w:trPr>
          <w:trHeight w:val="911"/>
        </w:trPr>
        <w:tc>
          <w:tcPr>
            <w:tcW w:w="1075" w:type="dxa"/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338.CRUFT: Context Recognition under Uncertainty using Fusion and Temporal Learning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Wen Ge , Emmanuel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Agu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320.Districts by Demographics: Predicting U.S. House of Representative Elections using Machine Learning and Demographic Data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Britt Richardson , Dean F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Hougen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7649F8" w:rsidRPr="00632E98" w:rsidRDefault="001B5569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271. An Efficient Pipeline for Pruning Convolutional Neural Networks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Chengcheng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 , Zi Wang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Hairong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Qi</w:t>
            </w:r>
          </w:p>
        </w:tc>
      </w:tr>
      <w:tr w:rsidR="007649F8" w:rsidRPr="00632E98" w:rsidTr="00626A0B">
        <w:trPr>
          <w:trHeight w:val="911"/>
        </w:trPr>
        <w:tc>
          <w:tcPr>
            <w:tcW w:w="1075" w:type="dxa"/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36.Forecasting Attrition from the Canadian Armed Forces using Multivariate LSTM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Ryuichi Ueno , Dragos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Calitoiu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>147.Enhance CNN Robustness Against Noises for Class</w:t>
            </w:r>
            <w:r w:rsidR="00540A6C">
              <w:rPr>
                <w:rFonts w:ascii="Times" w:hAnsi="Times"/>
                <w:b/>
                <w:sz w:val="22"/>
                <w:szCs w:val="22"/>
              </w:rPr>
              <w:t>i</w:t>
            </w:r>
            <w:r w:rsidRPr="00632E98">
              <w:rPr>
                <w:rFonts w:ascii="Times" w:hAnsi="Times"/>
                <w:b/>
                <w:sz w:val="22"/>
                <w:szCs w:val="22"/>
              </w:rPr>
              <w:t>fication of 12-Lead ECG with Variable Length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(regular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Linhai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Ma , Liang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Liang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3060" w:type="dxa"/>
          </w:tcPr>
          <w:p w:rsidR="00E9504B" w:rsidRPr="00632E98" w:rsidRDefault="00E9504B" w:rsidP="00E9504B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hAnsi="Times" w:cs="Arial"/>
                <w:b/>
                <w:color w:val="000000" w:themeColor="text1"/>
                <w:sz w:val="22"/>
                <w:szCs w:val="22"/>
              </w:rPr>
              <w:t xml:space="preserve">204. </w:t>
            </w: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 xml:space="preserve"> Improving the Constituent Journey with Convolutional and Recurrent Neural Networks</w:t>
            </w:r>
          </w:p>
          <w:p w:rsidR="00E9504B" w:rsidRPr="00632E98" w:rsidRDefault="00E9504B" w:rsidP="00E9504B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(Regular Paper)</w:t>
            </w:r>
          </w:p>
          <w:p w:rsidR="00E9504B" w:rsidRPr="00632E98" w:rsidRDefault="00E9504B" w:rsidP="00E9504B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E9504B" w:rsidRPr="00632E98" w:rsidRDefault="00E9504B" w:rsidP="00E9504B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Greg Lee, </w:t>
            </w:r>
          </w:p>
          <w:p w:rsidR="00E9504B" w:rsidRPr="00632E98" w:rsidRDefault="00E9504B" w:rsidP="00E9504B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Ajith Raghavan, </w:t>
            </w:r>
          </w:p>
          <w:p w:rsidR="00E9504B" w:rsidRPr="00632E98" w:rsidRDefault="00E9504B" w:rsidP="00E9504B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Mark Hobbs</w:t>
            </w:r>
          </w:p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  <w:tr w:rsidR="007649F8" w:rsidRPr="00632E98" w:rsidTr="00AF1687">
        <w:tblPrEx>
          <w:tblW w:w="9895" w:type="dxa"/>
          <w:tblLayout w:type="fixed"/>
          <w:tblLook w:val="0620" w:firstRow="1" w:lastRow="0" w:firstColumn="0" w:lastColumn="0" w:noHBand="1" w:noVBand="1"/>
          <w:tblPrExChange w:id="2" w:author="Feng Luo" w:date="2020-12-14T07:23:00Z">
            <w:tblPrEx>
              <w:tblW w:w="9895" w:type="dxa"/>
              <w:tblLayout w:type="fixed"/>
              <w:tblLook w:val="0620" w:firstRow="1" w:lastRow="0" w:firstColumn="0" w:lastColumn="0" w:noHBand="1" w:noVBand="1"/>
            </w:tblPrEx>
          </w:tblPrExChange>
        </w:tblPrEx>
        <w:trPr>
          <w:trHeight w:val="911"/>
          <w:trPrChange w:id="3" w:author="Feng Luo" w:date="2020-12-14T07:23:00Z">
            <w:trPr>
              <w:trHeight w:val="911"/>
            </w:trPr>
          </w:trPrChange>
        </w:trPr>
        <w:tc>
          <w:tcPr>
            <w:tcW w:w="1075" w:type="dxa"/>
            <w:tcPrChange w:id="4" w:author="Feng Luo" w:date="2020-12-14T07:23:00Z">
              <w:tcPr>
                <w:tcW w:w="1075" w:type="dxa"/>
              </w:tcPr>
            </w:tcPrChange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bookmarkStart w:id="5" w:name="_GoBack" w:colFirst="0" w:colLast="4"/>
          </w:p>
        </w:tc>
        <w:tc>
          <w:tcPr>
            <w:tcW w:w="3060" w:type="dxa"/>
            <w:tcPrChange w:id="6" w:author="Feng Luo" w:date="2020-12-14T07:23:00Z">
              <w:tcPr>
                <w:tcW w:w="3060" w:type="dxa"/>
              </w:tcPr>
            </w:tcPrChange>
          </w:tcPr>
          <w:p w:rsidR="007649F8" w:rsidRPr="00632E98" w:rsidRDefault="007649F8" w:rsidP="007649F8">
            <w:pPr>
              <w:rPr>
                <w:rFonts w:ascii="Times" w:hAnsi="Times"/>
                <w:sz w:val="22"/>
                <w:szCs w:val="22"/>
              </w:rPr>
            </w:pPr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5.Using </w:t>
            </w:r>
            <w:proofErr w:type="spellStart"/>
            <w:r w:rsidRPr="00632E98">
              <w:rPr>
                <w:rFonts w:ascii="Times" w:hAnsi="Times"/>
                <w:b/>
                <w:sz w:val="22"/>
                <w:szCs w:val="22"/>
              </w:rPr>
              <w:t>Undersampling</w:t>
            </w:r>
            <w:proofErr w:type="spellEnd"/>
            <w:r w:rsidRPr="00632E98">
              <w:rPr>
                <w:rFonts w:ascii="Times" w:hAnsi="Times"/>
                <w:b/>
                <w:sz w:val="22"/>
                <w:szCs w:val="22"/>
              </w:rPr>
              <w:t xml:space="preserve"> with Ensemble Learning to Identify Factors Contributing to Preterm Birth</w:t>
            </w:r>
            <w:r w:rsidRPr="00632E98">
              <w:rPr>
                <w:rFonts w:ascii="Times" w:hAnsi="Times"/>
                <w:sz w:val="22"/>
                <w:szCs w:val="22"/>
              </w:rPr>
              <w:br/>
              <w:t>(short paper)</w:t>
            </w:r>
            <w:r w:rsidRPr="00632E98">
              <w:rPr>
                <w:rFonts w:ascii="Times" w:hAnsi="Times"/>
                <w:sz w:val="22"/>
                <w:szCs w:val="22"/>
              </w:rPr>
              <w:br/>
            </w:r>
            <w:r w:rsidRPr="00632E98">
              <w:rPr>
                <w:rFonts w:ascii="Times" w:hAnsi="Times"/>
                <w:sz w:val="22"/>
                <w:szCs w:val="22"/>
              </w:rPr>
              <w:br/>
              <w:t xml:space="preserve">Shi Dong , Zlatan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Feric</w:t>
            </w:r>
            <w:proofErr w:type="spellEnd"/>
            <w:r w:rsidR="00FE22DE" w:rsidRPr="00632E98">
              <w:rPr>
                <w:rFonts w:ascii="Times" w:hAnsi="Times"/>
                <w:sz w:val="22"/>
                <w:szCs w:val="22"/>
              </w:rPr>
              <w:t>,</w:t>
            </w:r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Guangyu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Li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Chieh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Tzu Wu , April Z. Gu , Jennifer Dy , John Meeker , Ingrid Y. Padilla , Jose Cordero , Carmen Velez Vega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Zaira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Rosario ,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Akram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Alshawabkeh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, David R </w:t>
            </w:r>
            <w:proofErr w:type="spellStart"/>
            <w:r w:rsidRPr="00632E98">
              <w:rPr>
                <w:rFonts w:ascii="Times" w:hAnsi="Times"/>
                <w:sz w:val="22"/>
                <w:szCs w:val="22"/>
              </w:rPr>
              <w:t>Kaeli</w:t>
            </w:r>
            <w:proofErr w:type="spellEnd"/>
            <w:r w:rsidRPr="00632E98">
              <w:rPr>
                <w:rFonts w:ascii="Times" w:hAnsi="Times"/>
                <w:sz w:val="22"/>
                <w:szCs w:val="22"/>
              </w:rPr>
              <w:t xml:space="preserve"> </w:t>
            </w:r>
          </w:p>
        </w:tc>
        <w:tc>
          <w:tcPr>
            <w:tcW w:w="2700" w:type="dxa"/>
            <w:tcPrChange w:id="7" w:author="Feng Luo" w:date="2020-12-14T07:23:00Z">
              <w:tcPr>
                <w:tcW w:w="2700" w:type="dxa"/>
              </w:tcPr>
            </w:tcPrChange>
          </w:tcPr>
          <w:p w:rsidR="00056B12" w:rsidRPr="00056B12" w:rsidDel="003E08B8" w:rsidRDefault="00056B12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del w:id="8" w:author="Feng Luo" w:date="2020-12-14T07:23:00Z"/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pPrChange w:id="9" w:author="Feng Luo" w:date="2020-12-14T07:24:00Z">
                <w:pPr>
                  <w:framePr w:hSpace="180" w:wrap="around" w:vAnchor="page" w:hAnchor="margin" w:xAlign="center" w:y="1698"/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  <w:del w:id="10" w:author="Feng Luo" w:date="2020-12-14T07:23:00Z">
              <w:r w:rsidRPr="00056B12" w:rsidDel="003E08B8">
                <w:rPr>
                  <w:rFonts w:ascii="Times" w:eastAsiaTheme="minorEastAsia" w:hAnsi="Times" w:cs="Helvetica"/>
                  <w:b/>
                  <w:color w:val="000000"/>
                  <w:sz w:val="22"/>
                  <w:szCs w:val="22"/>
                </w:rPr>
                <w:delText>343. Robust method for lane detection using deep learning and multisensory data fusion</w:delText>
              </w:r>
            </w:del>
          </w:p>
          <w:p w:rsidR="00056B12" w:rsidRPr="00056B12" w:rsidDel="003E08B8" w:rsidRDefault="00056B12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del w:id="11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  <w:pPrChange w:id="12" w:author="Feng Luo" w:date="2020-12-14T07:24:00Z">
                <w:pPr>
                  <w:framePr w:hSpace="180" w:wrap="around" w:vAnchor="page" w:hAnchor="margin" w:xAlign="center" w:y="1698"/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  <w:del w:id="13" w:author="Feng Luo" w:date="2020-12-14T07:23:00Z">
              <w:r w:rsidRPr="00056B12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delText>(short paper)</w:delText>
              </w:r>
            </w:del>
          </w:p>
          <w:p w:rsidR="00056B12" w:rsidRPr="00056B12" w:rsidDel="003E08B8" w:rsidRDefault="00056B12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del w:id="14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  <w:pPrChange w:id="15" w:author="Feng Luo" w:date="2020-12-14T07:24:00Z">
                <w:pPr>
                  <w:framePr w:hSpace="180" w:wrap="around" w:vAnchor="page" w:hAnchor="margin" w:xAlign="center" w:y="1698"/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</w:p>
          <w:p w:rsidR="003E08B8" w:rsidRPr="004113EA" w:rsidRDefault="003E08B8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ins w:id="16" w:author="Feng Luo" w:date="2020-12-14T07:23:00Z"/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pPrChange w:id="17" w:author="Feng Luo" w:date="2020-12-14T07:24:00Z">
                <w:pPr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  <w:ins w:id="18" w:author="Feng Luo" w:date="2020-12-14T07:23:00Z">
              <w:r w:rsidRPr="004113EA">
                <w:rPr>
                  <w:rFonts w:ascii="Times" w:eastAsiaTheme="minorEastAsia" w:hAnsi="Times" w:cs="Helvetica"/>
                  <w:b/>
                  <w:color w:val="000000"/>
                  <w:sz w:val="22"/>
                  <w:szCs w:val="22"/>
                </w:rPr>
                <w:t>31. Graph Neural Networks for Model Recommendation using Time Series Data</w:t>
              </w:r>
            </w:ins>
          </w:p>
          <w:p w:rsidR="003E08B8" w:rsidRPr="004113EA" w:rsidRDefault="003E08B8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ins w:id="19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  <w:pPrChange w:id="20" w:author="Feng Luo" w:date="2020-12-14T07:24:00Z">
                <w:pPr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  <w:ins w:id="21" w:author="Feng Luo" w:date="2020-12-14T07:23:00Z"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>(short paper)</w:t>
              </w:r>
            </w:ins>
          </w:p>
          <w:p w:rsidR="003E08B8" w:rsidRPr="004113EA" w:rsidRDefault="003E08B8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ins w:id="22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  <w:pPrChange w:id="23" w:author="Feng Luo" w:date="2020-12-14T07:24:00Z">
                <w:pPr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</w:p>
          <w:p w:rsidR="003E08B8" w:rsidRPr="004113EA" w:rsidRDefault="003E08B8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ins w:id="24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  <w:pPrChange w:id="25" w:author="Feng Luo" w:date="2020-12-14T07:24:00Z">
                <w:pPr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  <w:ins w:id="26" w:author="Feng Luo" w:date="2020-12-14T07:23:00Z"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 xml:space="preserve">Aleksandr </w:t>
              </w:r>
              <w:proofErr w:type="spellStart"/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>Pletnev</w:t>
              </w:r>
              <w:proofErr w:type="spellEnd"/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 xml:space="preserve">, </w:t>
              </w:r>
            </w:ins>
          </w:p>
          <w:p w:rsidR="003E08B8" w:rsidRPr="004113EA" w:rsidRDefault="003E08B8" w:rsidP="00AF1687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contextualSpacing/>
              <w:rPr>
                <w:ins w:id="27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  <w:pPrChange w:id="28" w:author="Feng Luo" w:date="2020-12-14T07:24:00Z">
                <w:pPr>
                  <w:tabs>
                    <w:tab w:val="left" w:pos="560"/>
                    <w:tab w:val="left" w:pos="1121"/>
                    <w:tab w:val="left" w:pos="1681"/>
                    <w:tab w:val="left" w:pos="2242"/>
                    <w:tab w:val="left" w:pos="2803"/>
                    <w:tab w:val="left" w:pos="3363"/>
                    <w:tab w:val="left" w:pos="3924"/>
                    <w:tab w:val="left" w:pos="4485"/>
                    <w:tab w:val="left" w:pos="5045"/>
                    <w:tab w:val="left" w:pos="5606"/>
                    <w:tab w:val="left" w:pos="6166"/>
                    <w:tab w:val="left" w:pos="6727"/>
                    <w:tab w:val="left" w:pos="7288"/>
                    <w:tab w:val="left" w:pos="7848"/>
                    <w:tab w:val="left" w:pos="8409"/>
                    <w:tab w:val="left" w:pos="8970"/>
                    <w:tab w:val="left" w:pos="9530"/>
                    <w:tab w:val="left" w:pos="10091"/>
                    <w:tab w:val="left" w:pos="10651"/>
                    <w:tab w:val="left" w:pos="11212"/>
                    <w:tab w:val="left" w:pos="11773"/>
                    <w:tab w:val="left" w:pos="12333"/>
                    <w:tab w:val="left" w:pos="12894"/>
                    <w:tab w:val="left" w:pos="13455"/>
                    <w:tab w:val="left" w:pos="14015"/>
                    <w:tab w:val="left" w:pos="14576"/>
                    <w:tab w:val="left" w:pos="15136"/>
                    <w:tab w:val="left" w:pos="15697"/>
                    <w:tab w:val="left" w:pos="16258"/>
                    <w:tab w:val="left" w:pos="16818"/>
                    <w:tab w:val="left" w:pos="17379"/>
                    <w:tab w:val="left" w:pos="17940"/>
                    <w:tab w:val="left" w:pos="18500"/>
                    <w:tab w:val="left" w:pos="19061"/>
                    <w:tab w:val="left" w:pos="19621"/>
                    <w:tab w:val="left" w:pos="20182"/>
                    <w:tab w:val="left" w:pos="20743"/>
                    <w:tab w:val="left" w:pos="21303"/>
                    <w:tab w:val="left" w:pos="21864"/>
                    <w:tab w:val="left" w:pos="22425"/>
                    <w:tab w:val="left" w:pos="22985"/>
                    <w:tab w:val="left" w:pos="23546"/>
                    <w:tab w:val="left" w:pos="24106"/>
                    <w:tab w:val="left" w:pos="24667"/>
                    <w:tab w:val="left" w:pos="25228"/>
                    <w:tab w:val="left" w:pos="25788"/>
                    <w:tab w:val="left" w:pos="26349"/>
                    <w:tab w:val="left" w:pos="26910"/>
                    <w:tab w:val="left" w:pos="27470"/>
                    <w:tab w:val="left" w:pos="28031"/>
                    <w:tab w:val="left" w:pos="28591"/>
                    <w:tab w:val="left" w:pos="29152"/>
                    <w:tab w:val="left" w:pos="29713"/>
                    <w:tab w:val="left" w:pos="30273"/>
                    <w:tab w:val="left" w:pos="30834"/>
                    <w:tab w:val="left" w:pos="31395"/>
                  </w:tabs>
                  <w:autoSpaceDE w:val="0"/>
                  <w:autoSpaceDN w:val="0"/>
                  <w:adjustRightInd w:val="0"/>
                </w:pPr>
              </w:pPrChange>
            </w:pPr>
            <w:ins w:id="29" w:author="Feng Luo" w:date="2020-12-14T07:23:00Z"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 xml:space="preserve">Rodrigo Rivera, </w:t>
              </w:r>
            </w:ins>
          </w:p>
          <w:p w:rsidR="007649F8" w:rsidRPr="00632E98" w:rsidRDefault="003E08B8" w:rsidP="00AF1687">
            <w:pPr>
              <w:contextualSpacing/>
              <w:rPr>
                <w:rFonts w:ascii="Times" w:hAnsi="Times" w:cs="Arial"/>
                <w:color w:val="000000" w:themeColor="text1"/>
                <w:sz w:val="22"/>
                <w:szCs w:val="22"/>
              </w:rPr>
              <w:pPrChange w:id="30" w:author="Feng Luo" w:date="2020-12-14T07:24:00Z">
                <w:pPr>
                  <w:framePr w:hSpace="180" w:wrap="around" w:vAnchor="page" w:hAnchor="margin" w:xAlign="center" w:y="1698"/>
                </w:pPr>
              </w:pPrChange>
            </w:pPr>
            <w:proofErr w:type="spellStart"/>
            <w:ins w:id="31" w:author="Feng Luo" w:date="2020-12-14T07:23:00Z"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>Evgeny</w:t>
              </w:r>
              <w:proofErr w:type="spellEnd"/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 xml:space="preserve"> </w:t>
              </w:r>
              <w:proofErr w:type="spellStart"/>
              <w:r w:rsidRPr="004113EA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>Burnaev</w:t>
              </w:r>
              <w:proofErr w:type="spellEnd"/>
              <w:r w:rsidRPr="00056B12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t xml:space="preserve"> </w:t>
              </w:r>
            </w:ins>
            <w:del w:id="32" w:author="Feng Luo" w:date="2020-12-14T07:23:00Z">
              <w:r w:rsidR="00056B12" w:rsidRPr="00056B12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delText>Khalid Dr Ismail</w:delText>
              </w:r>
            </w:del>
          </w:p>
        </w:tc>
        <w:tc>
          <w:tcPr>
            <w:tcW w:w="3060" w:type="dxa"/>
            <w:tcPrChange w:id="33" w:author="Feng Luo" w:date="2020-12-14T07:23:00Z">
              <w:tcPr>
                <w:tcW w:w="3060" w:type="dxa"/>
              </w:tcPr>
            </w:tcPrChange>
          </w:tcPr>
          <w:p w:rsidR="007649F8" w:rsidRPr="00632E98" w:rsidRDefault="007649F8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  <w:bookmarkEnd w:id="5"/>
      <w:tr w:rsidR="00BC011D" w:rsidRPr="00632E98" w:rsidTr="00626A0B">
        <w:trPr>
          <w:trHeight w:val="911"/>
        </w:trPr>
        <w:tc>
          <w:tcPr>
            <w:tcW w:w="1075" w:type="dxa"/>
          </w:tcPr>
          <w:p w:rsidR="00BC011D" w:rsidRPr="00632E98" w:rsidRDefault="00BC011D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3060" w:type="dxa"/>
          </w:tcPr>
          <w:p w:rsidR="001B5569" w:rsidRPr="00632E98" w:rsidRDefault="001B5569" w:rsidP="001B5569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  <w:t>328. N-BEATS-RNN: deep learning for time series forecasting</w:t>
            </w:r>
          </w:p>
          <w:p w:rsidR="001B5569" w:rsidRPr="00632E98" w:rsidRDefault="001B5569" w:rsidP="001B5569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(short paper)</w:t>
            </w:r>
          </w:p>
          <w:p w:rsidR="001B5569" w:rsidRPr="00632E98" w:rsidRDefault="001B5569" w:rsidP="001B5569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1B5569" w:rsidRPr="00632E98" w:rsidRDefault="001B5569" w:rsidP="001B5569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Attilio Sbrana, </w:t>
            </w:r>
          </w:p>
          <w:p w:rsidR="001B5569" w:rsidRPr="00632E98" w:rsidRDefault="001B5569" w:rsidP="001B5569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André Rossi, </w:t>
            </w:r>
          </w:p>
          <w:p w:rsidR="00BC011D" w:rsidRPr="00632E98" w:rsidRDefault="001B5569" w:rsidP="001B5569">
            <w:pPr>
              <w:rPr>
                <w:rFonts w:ascii="Times" w:hAnsi="Times"/>
                <w:b/>
                <w:sz w:val="22"/>
                <w:szCs w:val="22"/>
              </w:rPr>
            </w:pP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murilo</w:t>
            </w:r>
            <w:proofErr w:type="spellEnd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2E98">
              <w:rPr>
                <w:rFonts w:ascii="Times" w:eastAsiaTheme="minorEastAsia" w:hAnsi="Times" w:cs="Helvetica"/>
                <w:color w:val="000000"/>
                <w:sz w:val="22"/>
                <w:szCs w:val="22"/>
              </w:rPr>
              <w:t>naldi</w:t>
            </w:r>
            <w:proofErr w:type="spellEnd"/>
          </w:p>
        </w:tc>
        <w:tc>
          <w:tcPr>
            <w:tcW w:w="2700" w:type="dxa"/>
          </w:tcPr>
          <w:p w:rsidR="004113EA" w:rsidRPr="004113EA" w:rsidDel="003E08B8" w:rsidRDefault="004113EA" w:rsidP="004113E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del w:id="34" w:author="Feng Luo" w:date="2020-12-14T07:23:00Z"/>
                <w:rFonts w:ascii="Times" w:eastAsiaTheme="minorEastAsia" w:hAnsi="Times" w:cs="Helvetica"/>
                <w:b/>
                <w:color w:val="000000"/>
                <w:sz w:val="22"/>
                <w:szCs w:val="22"/>
              </w:rPr>
            </w:pPr>
            <w:del w:id="35" w:author="Feng Luo" w:date="2020-12-14T07:23:00Z">
              <w:r w:rsidRPr="004113EA" w:rsidDel="003E08B8">
                <w:rPr>
                  <w:rFonts w:ascii="Times" w:eastAsiaTheme="minorEastAsia" w:hAnsi="Times" w:cs="Helvetica"/>
                  <w:b/>
                  <w:color w:val="000000"/>
                  <w:sz w:val="22"/>
                  <w:szCs w:val="22"/>
                </w:rPr>
                <w:delText>131. Graph Neural Networks for Model Recommendation using Time Series Data</w:delText>
              </w:r>
            </w:del>
          </w:p>
          <w:p w:rsidR="004113EA" w:rsidRPr="004113EA" w:rsidDel="003E08B8" w:rsidRDefault="004113EA" w:rsidP="004113E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del w:id="36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del w:id="37" w:author="Feng Luo" w:date="2020-12-14T07:23:00Z">
              <w:r w:rsidRPr="004113EA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delText>(short paper)</w:delText>
              </w:r>
            </w:del>
          </w:p>
          <w:p w:rsidR="004113EA" w:rsidRPr="004113EA" w:rsidDel="003E08B8" w:rsidRDefault="004113EA" w:rsidP="004113E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del w:id="38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</w:pPr>
          </w:p>
          <w:p w:rsidR="004113EA" w:rsidRPr="004113EA" w:rsidDel="003E08B8" w:rsidRDefault="004113EA" w:rsidP="004113E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del w:id="39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del w:id="40" w:author="Feng Luo" w:date="2020-12-14T07:23:00Z">
              <w:r w:rsidRPr="004113EA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delText xml:space="preserve">Aleksandr Pletnev, </w:delText>
              </w:r>
            </w:del>
          </w:p>
          <w:p w:rsidR="004113EA" w:rsidRPr="004113EA" w:rsidDel="003E08B8" w:rsidRDefault="004113EA" w:rsidP="004113EA">
            <w:pPr>
              <w:tabs>
                <w:tab w:val="left" w:pos="560"/>
                <w:tab w:val="left" w:pos="1121"/>
                <w:tab w:val="left" w:pos="1681"/>
                <w:tab w:val="left" w:pos="2242"/>
                <w:tab w:val="left" w:pos="2803"/>
                <w:tab w:val="left" w:pos="3363"/>
                <w:tab w:val="left" w:pos="3924"/>
                <w:tab w:val="left" w:pos="4485"/>
                <w:tab w:val="left" w:pos="5045"/>
                <w:tab w:val="left" w:pos="5606"/>
                <w:tab w:val="left" w:pos="6166"/>
                <w:tab w:val="left" w:pos="6727"/>
                <w:tab w:val="left" w:pos="7288"/>
                <w:tab w:val="left" w:pos="7848"/>
                <w:tab w:val="left" w:pos="8409"/>
                <w:tab w:val="left" w:pos="8970"/>
                <w:tab w:val="left" w:pos="9530"/>
                <w:tab w:val="left" w:pos="10091"/>
                <w:tab w:val="left" w:pos="10651"/>
                <w:tab w:val="left" w:pos="11212"/>
                <w:tab w:val="left" w:pos="11773"/>
                <w:tab w:val="left" w:pos="12333"/>
                <w:tab w:val="left" w:pos="12894"/>
                <w:tab w:val="left" w:pos="13455"/>
                <w:tab w:val="left" w:pos="14015"/>
                <w:tab w:val="left" w:pos="14576"/>
                <w:tab w:val="left" w:pos="15136"/>
                <w:tab w:val="left" w:pos="15697"/>
                <w:tab w:val="left" w:pos="16258"/>
                <w:tab w:val="left" w:pos="16818"/>
                <w:tab w:val="left" w:pos="17379"/>
                <w:tab w:val="left" w:pos="17940"/>
                <w:tab w:val="left" w:pos="18500"/>
                <w:tab w:val="left" w:pos="19061"/>
                <w:tab w:val="left" w:pos="19621"/>
                <w:tab w:val="left" w:pos="20182"/>
                <w:tab w:val="left" w:pos="20743"/>
                <w:tab w:val="left" w:pos="21303"/>
                <w:tab w:val="left" w:pos="21864"/>
                <w:tab w:val="left" w:pos="22425"/>
                <w:tab w:val="left" w:pos="22985"/>
                <w:tab w:val="left" w:pos="23546"/>
                <w:tab w:val="left" w:pos="24106"/>
                <w:tab w:val="left" w:pos="24667"/>
                <w:tab w:val="left" w:pos="25228"/>
                <w:tab w:val="left" w:pos="25788"/>
                <w:tab w:val="left" w:pos="26349"/>
                <w:tab w:val="left" w:pos="26910"/>
                <w:tab w:val="left" w:pos="27470"/>
                <w:tab w:val="left" w:pos="28031"/>
                <w:tab w:val="left" w:pos="28591"/>
                <w:tab w:val="left" w:pos="29152"/>
                <w:tab w:val="left" w:pos="29713"/>
                <w:tab w:val="left" w:pos="30273"/>
                <w:tab w:val="left" w:pos="30834"/>
                <w:tab w:val="left" w:pos="31395"/>
              </w:tabs>
              <w:autoSpaceDE w:val="0"/>
              <w:autoSpaceDN w:val="0"/>
              <w:adjustRightInd w:val="0"/>
              <w:rPr>
                <w:del w:id="41" w:author="Feng Luo" w:date="2020-12-14T07:23:00Z"/>
                <w:rFonts w:ascii="Times" w:eastAsiaTheme="minorEastAsia" w:hAnsi="Times" w:cs="Helvetica"/>
                <w:color w:val="000000"/>
                <w:sz w:val="22"/>
                <w:szCs w:val="22"/>
              </w:rPr>
            </w:pPr>
            <w:del w:id="42" w:author="Feng Luo" w:date="2020-12-14T07:23:00Z">
              <w:r w:rsidRPr="004113EA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delText xml:space="preserve">Rodrigo Rivera, </w:delText>
              </w:r>
            </w:del>
          </w:p>
          <w:p w:rsidR="00BC011D" w:rsidRPr="00632E98" w:rsidRDefault="004113EA" w:rsidP="004113EA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  <w:del w:id="43" w:author="Feng Luo" w:date="2020-12-14T07:23:00Z">
              <w:r w:rsidRPr="004113EA" w:rsidDel="003E08B8">
                <w:rPr>
                  <w:rFonts w:ascii="Times" w:eastAsiaTheme="minorEastAsia" w:hAnsi="Times" w:cs="Helvetica"/>
                  <w:color w:val="000000"/>
                  <w:sz w:val="22"/>
                  <w:szCs w:val="22"/>
                </w:rPr>
                <w:delText>Evgeny Burnaev</w:delText>
              </w:r>
            </w:del>
          </w:p>
        </w:tc>
        <w:tc>
          <w:tcPr>
            <w:tcW w:w="3060" w:type="dxa"/>
          </w:tcPr>
          <w:p w:rsidR="00BC011D" w:rsidRPr="00632E98" w:rsidRDefault="00BC011D" w:rsidP="007649F8">
            <w:pPr>
              <w:rPr>
                <w:rFonts w:ascii="Times" w:hAnsi="Times" w:cs="Arial"/>
                <w:color w:val="000000" w:themeColor="text1"/>
                <w:sz w:val="22"/>
                <w:szCs w:val="22"/>
              </w:rPr>
            </w:pPr>
          </w:p>
        </w:tc>
      </w:tr>
    </w:tbl>
    <w:p w:rsidR="00B467FF" w:rsidRPr="00632E98" w:rsidRDefault="00B467FF" w:rsidP="00B467FF">
      <w:pPr>
        <w:rPr>
          <w:rFonts w:ascii="Times" w:hAnsi="Times" w:cs="Arial"/>
          <w:sz w:val="22"/>
          <w:szCs w:val="22"/>
        </w:rPr>
      </w:pPr>
    </w:p>
    <w:sectPr w:rsidR="00B467FF" w:rsidRPr="00632E98" w:rsidSect="00525286">
      <w:pgSz w:w="11900" w:h="16840"/>
      <w:pgMar w:top="1440" w:right="720" w:bottom="1440" w:left="720" w:header="850" w:footer="9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0CF6" w:rsidRDefault="00BD0CF6" w:rsidP="000A0241">
      <w:r>
        <w:separator/>
      </w:r>
    </w:p>
  </w:endnote>
  <w:endnote w:type="continuationSeparator" w:id="0">
    <w:p w:rsidR="00BD0CF6" w:rsidRDefault="00BD0CF6" w:rsidP="000A0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0CF6" w:rsidRDefault="00BD0CF6" w:rsidP="000A0241">
      <w:r>
        <w:separator/>
      </w:r>
    </w:p>
  </w:footnote>
  <w:footnote w:type="continuationSeparator" w:id="0">
    <w:p w:rsidR="00BD0CF6" w:rsidRDefault="00BD0CF6" w:rsidP="000A024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eng Luo">
    <w15:presenceInfo w15:providerId="AD" w15:userId="S::LUOFENG@clemson.edu::a677ae9c-c021-441f-9f4e-e1c9ea77bf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trackRevisions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wNLS0NLYwMTMwN7NU0lEKTi0uzszPAymwqAUAt2i7rCwAAAA="/>
  </w:docVars>
  <w:rsids>
    <w:rsidRoot w:val="00AE4786"/>
    <w:rsid w:val="000036B2"/>
    <w:rsid w:val="00007E5B"/>
    <w:rsid w:val="00020449"/>
    <w:rsid w:val="000217FC"/>
    <w:rsid w:val="0003325E"/>
    <w:rsid w:val="00056B12"/>
    <w:rsid w:val="00056ED0"/>
    <w:rsid w:val="00057389"/>
    <w:rsid w:val="00071F68"/>
    <w:rsid w:val="0009537B"/>
    <w:rsid w:val="000A0241"/>
    <w:rsid w:val="000B34E9"/>
    <w:rsid w:val="000B4335"/>
    <w:rsid w:val="000C6175"/>
    <w:rsid w:val="000D73D6"/>
    <w:rsid w:val="000E74B4"/>
    <w:rsid w:val="000F5263"/>
    <w:rsid w:val="000F62EA"/>
    <w:rsid w:val="00100733"/>
    <w:rsid w:val="00105EF4"/>
    <w:rsid w:val="0011466B"/>
    <w:rsid w:val="0011552C"/>
    <w:rsid w:val="00144FAB"/>
    <w:rsid w:val="00152565"/>
    <w:rsid w:val="001537D2"/>
    <w:rsid w:val="00154926"/>
    <w:rsid w:val="0016544F"/>
    <w:rsid w:val="00172B3D"/>
    <w:rsid w:val="00173F5F"/>
    <w:rsid w:val="0019370D"/>
    <w:rsid w:val="00195ABE"/>
    <w:rsid w:val="001A0345"/>
    <w:rsid w:val="001A0E09"/>
    <w:rsid w:val="001A4B4B"/>
    <w:rsid w:val="001B5569"/>
    <w:rsid w:val="001C4E04"/>
    <w:rsid w:val="001D415E"/>
    <w:rsid w:val="001D4725"/>
    <w:rsid w:val="001F11A7"/>
    <w:rsid w:val="001F44B8"/>
    <w:rsid w:val="00217BAA"/>
    <w:rsid w:val="002213C0"/>
    <w:rsid w:val="00252960"/>
    <w:rsid w:val="0026389F"/>
    <w:rsid w:val="00285F32"/>
    <w:rsid w:val="002A0F4C"/>
    <w:rsid w:val="002A30E4"/>
    <w:rsid w:val="002B54AA"/>
    <w:rsid w:val="002C7EE8"/>
    <w:rsid w:val="002D0D6A"/>
    <w:rsid w:val="002E74CB"/>
    <w:rsid w:val="002F4575"/>
    <w:rsid w:val="002F6CDC"/>
    <w:rsid w:val="00300542"/>
    <w:rsid w:val="00300928"/>
    <w:rsid w:val="003064C8"/>
    <w:rsid w:val="00311C72"/>
    <w:rsid w:val="00314BEB"/>
    <w:rsid w:val="00325B47"/>
    <w:rsid w:val="0032783D"/>
    <w:rsid w:val="003365E4"/>
    <w:rsid w:val="00340633"/>
    <w:rsid w:val="00341F46"/>
    <w:rsid w:val="003616F1"/>
    <w:rsid w:val="0036195F"/>
    <w:rsid w:val="00365A2E"/>
    <w:rsid w:val="00366293"/>
    <w:rsid w:val="00385ED5"/>
    <w:rsid w:val="003901AA"/>
    <w:rsid w:val="003974B3"/>
    <w:rsid w:val="003979BA"/>
    <w:rsid w:val="003A0953"/>
    <w:rsid w:val="003A1CEE"/>
    <w:rsid w:val="003A78B6"/>
    <w:rsid w:val="003C7D45"/>
    <w:rsid w:val="003E08B8"/>
    <w:rsid w:val="003E115D"/>
    <w:rsid w:val="003E36F5"/>
    <w:rsid w:val="003F6745"/>
    <w:rsid w:val="00400366"/>
    <w:rsid w:val="00411143"/>
    <w:rsid w:val="004113EA"/>
    <w:rsid w:val="004155CD"/>
    <w:rsid w:val="00423D0A"/>
    <w:rsid w:val="00424AAE"/>
    <w:rsid w:val="004333B4"/>
    <w:rsid w:val="00434C1A"/>
    <w:rsid w:val="0045353C"/>
    <w:rsid w:val="004632D8"/>
    <w:rsid w:val="004633B4"/>
    <w:rsid w:val="00464193"/>
    <w:rsid w:val="00464502"/>
    <w:rsid w:val="0047226A"/>
    <w:rsid w:val="00475F1A"/>
    <w:rsid w:val="004873E3"/>
    <w:rsid w:val="004A0B25"/>
    <w:rsid w:val="004A3C63"/>
    <w:rsid w:val="004C214C"/>
    <w:rsid w:val="005010A5"/>
    <w:rsid w:val="00503604"/>
    <w:rsid w:val="005049A5"/>
    <w:rsid w:val="00506C2A"/>
    <w:rsid w:val="00520AC4"/>
    <w:rsid w:val="00525286"/>
    <w:rsid w:val="00540A6C"/>
    <w:rsid w:val="005422C1"/>
    <w:rsid w:val="0056202C"/>
    <w:rsid w:val="00562FB3"/>
    <w:rsid w:val="005723CC"/>
    <w:rsid w:val="005746D1"/>
    <w:rsid w:val="0058519F"/>
    <w:rsid w:val="005A1ABC"/>
    <w:rsid w:val="005B1F36"/>
    <w:rsid w:val="005B460F"/>
    <w:rsid w:val="005B4C33"/>
    <w:rsid w:val="005B7FC2"/>
    <w:rsid w:val="005C2E71"/>
    <w:rsid w:val="005C38FB"/>
    <w:rsid w:val="005C52BA"/>
    <w:rsid w:val="005D4518"/>
    <w:rsid w:val="005D46CD"/>
    <w:rsid w:val="005E0446"/>
    <w:rsid w:val="005E38B1"/>
    <w:rsid w:val="005E6DFA"/>
    <w:rsid w:val="005F2BA9"/>
    <w:rsid w:val="00613A16"/>
    <w:rsid w:val="00626A0B"/>
    <w:rsid w:val="00631429"/>
    <w:rsid w:val="00632E98"/>
    <w:rsid w:val="00670C69"/>
    <w:rsid w:val="006739D3"/>
    <w:rsid w:val="00675424"/>
    <w:rsid w:val="0068151F"/>
    <w:rsid w:val="006935DE"/>
    <w:rsid w:val="00695C4E"/>
    <w:rsid w:val="006A10D7"/>
    <w:rsid w:val="006B599C"/>
    <w:rsid w:val="006B785E"/>
    <w:rsid w:val="006C7C7F"/>
    <w:rsid w:val="006D47D0"/>
    <w:rsid w:val="006E62C4"/>
    <w:rsid w:val="006E66C5"/>
    <w:rsid w:val="00700F65"/>
    <w:rsid w:val="00714A10"/>
    <w:rsid w:val="007244BD"/>
    <w:rsid w:val="00742428"/>
    <w:rsid w:val="0075743D"/>
    <w:rsid w:val="007620FF"/>
    <w:rsid w:val="007637E5"/>
    <w:rsid w:val="00763C01"/>
    <w:rsid w:val="007649F8"/>
    <w:rsid w:val="007678DC"/>
    <w:rsid w:val="00777331"/>
    <w:rsid w:val="00777B8A"/>
    <w:rsid w:val="00784B6D"/>
    <w:rsid w:val="007864B0"/>
    <w:rsid w:val="00790883"/>
    <w:rsid w:val="00791E40"/>
    <w:rsid w:val="007955D3"/>
    <w:rsid w:val="007A4B8B"/>
    <w:rsid w:val="007B13C2"/>
    <w:rsid w:val="007B1FD6"/>
    <w:rsid w:val="007C59C1"/>
    <w:rsid w:val="007E115D"/>
    <w:rsid w:val="007E233C"/>
    <w:rsid w:val="007F3789"/>
    <w:rsid w:val="007F4F92"/>
    <w:rsid w:val="007F50A1"/>
    <w:rsid w:val="00802816"/>
    <w:rsid w:val="00806CCB"/>
    <w:rsid w:val="008113EF"/>
    <w:rsid w:val="00822437"/>
    <w:rsid w:val="0083206D"/>
    <w:rsid w:val="008409F2"/>
    <w:rsid w:val="008461B1"/>
    <w:rsid w:val="00850295"/>
    <w:rsid w:val="00867A4D"/>
    <w:rsid w:val="0087092A"/>
    <w:rsid w:val="00872F9E"/>
    <w:rsid w:val="008906BE"/>
    <w:rsid w:val="00892191"/>
    <w:rsid w:val="00895FE1"/>
    <w:rsid w:val="008A31C7"/>
    <w:rsid w:val="008A5F90"/>
    <w:rsid w:val="008B0611"/>
    <w:rsid w:val="008B3C2B"/>
    <w:rsid w:val="008C4B90"/>
    <w:rsid w:val="008D5F52"/>
    <w:rsid w:val="008E611F"/>
    <w:rsid w:val="008F1F13"/>
    <w:rsid w:val="00901293"/>
    <w:rsid w:val="00907615"/>
    <w:rsid w:val="00925087"/>
    <w:rsid w:val="0093393F"/>
    <w:rsid w:val="009420B1"/>
    <w:rsid w:val="00952899"/>
    <w:rsid w:val="00961EE0"/>
    <w:rsid w:val="009666A0"/>
    <w:rsid w:val="00970B52"/>
    <w:rsid w:val="00971C1B"/>
    <w:rsid w:val="00977EB1"/>
    <w:rsid w:val="0098590A"/>
    <w:rsid w:val="00992C3F"/>
    <w:rsid w:val="00995305"/>
    <w:rsid w:val="009960C8"/>
    <w:rsid w:val="00996C79"/>
    <w:rsid w:val="009A3577"/>
    <w:rsid w:val="009B14A4"/>
    <w:rsid w:val="009B3246"/>
    <w:rsid w:val="009B48C0"/>
    <w:rsid w:val="009B4AD3"/>
    <w:rsid w:val="009C3C53"/>
    <w:rsid w:val="009D0EF4"/>
    <w:rsid w:val="009D4C2B"/>
    <w:rsid w:val="009D6757"/>
    <w:rsid w:val="009D6E94"/>
    <w:rsid w:val="009F0BB0"/>
    <w:rsid w:val="009F752B"/>
    <w:rsid w:val="00A01EAA"/>
    <w:rsid w:val="00A12593"/>
    <w:rsid w:val="00A41AB7"/>
    <w:rsid w:val="00A559B4"/>
    <w:rsid w:val="00A5629B"/>
    <w:rsid w:val="00A602A5"/>
    <w:rsid w:val="00A61E90"/>
    <w:rsid w:val="00A70809"/>
    <w:rsid w:val="00A71182"/>
    <w:rsid w:val="00A80182"/>
    <w:rsid w:val="00A93739"/>
    <w:rsid w:val="00AA00E7"/>
    <w:rsid w:val="00AA246F"/>
    <w:rsid w:val="00AA4021"/>
    <w:rsid w:val="00AA7C6E"/>
    <w:rsid w:val="00AB026D"/>
    <w:rsid w:val="00AB7F2C"/>
    <w:rsid w:val="00AC4801"/>
    <w:rsid w:val="00AC4E9D"/>
    <w:rsid w:val="00AD10F3"/>
    <w:rsid w:val="00AD3461"/>
    <w:rsid w:val="00AD3D6E"/>
    <w:rsid w:val="00AE4786"/>
    <w:rsid w:val="00AF1687"/>
    <w:rsid w:val="00AF1BFC"/>
    <w:rsid w:val="00AF1D44"/>
    <w:rsid w:val="00B00C0C"/>
    <w:rsid w:val="00B0117F"/>
    <w:rsid w:val="00B07413"/>
    <w:rsid w:val="00B10489"/>
    <w:rsid w:val="00B16E1C"/>
    <w:rsid w:val="00B27372"/>
    <w:rsid w:val="00B33828"/>
    <w:rsid w:val="00B41B50"/>
    <w:rsid w:val="00B42AE3"/>
    <w:rsid w:val="00B467FF"/>
    <w:rsid w:val="00B65836"/>
    <w:rsid w:val="00B77A90"/>
    <w:rsid w:val="00B938AF"/>
    <w:rsid w:val="00B970F9"/>
    <w:rsid w:val="00BA7757"/>
    <w:rsid w:val="00BB2F78"/>
    <w:rsid w:val="00BB4AD1"/>
    <w:rsid w:val="00BB72D6"/>
    <w:rsid w:val="00BB7E92"/>
    <w:rsid w:val="00BC011D"/>
    <w:rsid w:val="00BD0CF6"/>
    <w:rsid w:val="00BE3833"/>
    <w:rsid w:val="00C14EBC"/>
    <w:rsid w:val="00C675E4"/>
    <w:rsid w:val="00C82775"/>
    <w:rsid w:val="00C92362"/>
    <w:rsid w:val="00C9322E"/>
    <w:rsid w:val="00C97343"/>
    <w:rsid w:val="00CA6FDF"/>
    <w:rsid w:val="00CB4963"/>
    <w:rsid w:val="00CB6119"/>
    <w:rsid w:val="00CC46CB"/>
    <w:rsid w:val="00CE4C48"/>
    <w:rsid w:val="00CF56DF"/>
    <w:rsid w:val="00D12763"/>
    <w:rsid w:val="00D158D1"/>
    <w:rsid w:val="00D20979"/>
    <w:rsid w:val="00D43702"/>
    <w:rsid w:val="00D53B0B"/>
    <w:rsid w:val="00D553B9"/>
    <w:rsid w:val="00D57B4A"/>
    <w:rsid w:val="00D70CBF"/>
    <w:rsid w:val="00D70ECA"/>
    <w:rsid w:val="00DA1FA4"/>
    <w:rsid w:val="00DA6951"/>
    <w:rsid w:val="00DB0A28"/>
    <w:rsid w:val="00DB3F21"/>
    <w:rsid w:val="00DD1118"/>
    <w:rsid w:val="00DD6A32"/>
    <w:rsid w:val="00DD6F7B"/>
    <w:rsid w:val="00DF7DEF"/>
    <w:rsid w:val="00E01812"/>
    <w:rsid w:val="00E06018"/>
    <w:rsid w:val="00E13549"/>
    <w:rsid w:val="00E13B88"/>
    <w:rsid w:val="00E23786"/>
    <w:rsid w:val="00E31262"/>
    <w:rsid w:val="00E33711"/>
    <w:rsid w:val="00E34DEF"/>
    <w:rsid w:val="00E37BD6"/>
    <w:rsid w:val="00E37F06"/>
    <w:rsid w:val="00E51754"/>
    <w:rsid w:val="00E5677C"/>
    <w:rsid w:val="00E607CD"/>
    <w:rsid w:val="00E63301"/>
    <w:rsid w:val="00E67E2C"/>
    <w:rsid w:val="00E72449"/>
    <w:rsid w:val="00E73A15"/>
    <w:rsid w:val="00E7631C"/>
    <w:rsid w:val="00E90922"/>
    <w:rsid w:val="00E93404"/>
    <w:rsid w:val="00E93E14"/>
    <w:rsid w:val="00E9504B"/>
    <w:rsid w:val="00E97F50"/>
    <w:rsid w:val="00EB21B3"/>
    <w:rsid w:val="00EB5254"/>
    <w:rsid w:val="00EB744F"/>
    <w:rsid w:val="00EE207D"/>
    <w:rsid w:val="00EF07E7"/>
    <w:rsid w:val="00F00601"/>
    <w:rsid w:val="00F07AF3"/>
    <w:rsid w:val="00F10023"/>
    <w:rsid w:val="00F22571"/>
    <w:rsid w:val="00F36D9D"/>
    <w:rsid w:val="00F42022"/>
    <w:rsid w:val="00F4264F"/>
    <w:rsid w:val="00F47378"/>
    <w:rsid w:val="00F53C38"/>
    <w:rsid w:val="00F558B7"/>
    <w:rsid w:val="00F674E9"/>
    <w:rsid w:val="00F73132"/>
    <w:rsid w:val="00F77C15"/>
    <w:rsid w:val="00F848A2"/>
    <w:rsid w:val="00F907A3"/>
    <w:rsid w:val="00F9090C"/>
    <w:rsid w:val="00F91FC5"/>
    <w:rsid w:val="00F933B6"/>
    <w:rsid w:val="00F9572D"/>
    <w:rsid w:val="00FA2B9E"/>
    <w:rsid w:val="00FB180E"/>
    <w:rsid w:val="00FC3435"/>
    <w:rsid w:val="00FE191F"/>
    <w:rsid w:val="00FE22DE"/>
    <w:rsid w:val="00FE6B32"/>
    <w:rsid w:val="00FF1825"/>
    <w:rsid w:val="00FF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478BA"/>
  <w15:chartTrackingRefBased/>
  <w15:docId w15:val="{A66E1C0E-87CB-904C-97A5-B9E09597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928"/>
    <w:rPr>
      <w:rFonts w:ascii="Times New Roman" w:eastAsia="Times New Roman" w:hAnsi="Times New Roman" w:cs="Times New Roman"/>
      <w:kern w:val="0"/>
      <w:sz w:val="24"/>
    </w:rPr>
  </w:style>
  <w:style w:type="paragraph" w:styleId="Heading3">
    <w:name w:val="heading 3"/>
    <w:basedOn w:val="Normal"/>
    <w:link w:val="Heading3Char"/>
    <w:uiPriority w:val="9"/>
    <w:qFormat/>
    <w:rsid w:val="005F2BA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024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A024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A0241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A0241"/>
    <w:rPr>
      <w:sz w:val="18"/>
      <w:szCs w:val="18"/>
    </w:rPr>
  </w:style>
  <w:style w:type="table" w:styleId="TableGridLight">
    <w:name w:val="Grid Table Light"/>
    <w:basedOn w:val="TableNormal"/>
    <w:uiPriority w:val="40"/>
    <w:rsid w:val="002D0D6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744F"/>
    <w:pPr>
      <w:widowControl w:val="0"/>
      <w:jc w:val="both"/>
    </w:pPr>
    <w:rPr>
      <w:rFonts w:eastAsiaTheme="minorEastAsia" w:cstheme="minorBidi"/>
      <w:kern w:val="2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44F"/>
    <w:rPr>
      <w:rFonts w:ascii="Times New Roman" w:hAnsi="Times New Roman"/>
      <w:sz w:val="18"/>
      <w:szCs w:val="18"/>
    </w:rPr>
  </w:style>
  <w:style w:type="paragraph" w:styleId="Revision">
    <w:name w:val="Revision"/>
    <w:hidden/>
    <w:uiPriority w:val="99"/>
    <w:semiHidden/>
    <w:rsid w:val="007244BD"/>
  </w:style>
  <w:style w:type="character" w:styleId="Strong">
    <w:name w:val="Strong"/>
    <w:basedOn w:val="DefaultParagraphFont"/>
    <w:uiPriority w:val="22"/>
    <w:qFormat/>
    <w:rsid w:val="00B0741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F2BA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c9">
    <w:name w:val="c9"/>
    <w:basedOn w:val="DefaultParagraphFont"/>
    <w:rsid w:val="00C9322E"/>
  </w:style>
  <w:style w:type="character" w:styleId="Hyperlink">
    <w:name w:val="Hyperlink"/>
    <w:basedOn w:val="DefaultParagraphFont"/>
    <w:uiPriority w:val="99"/>
    <w:unhideWhenUsed/>
    <w:rsid w:val="00E63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3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0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1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armela.comito@icar.cnr.it" TargetMode="External"/><Relationship Id="rId18" Type="http://schemas.openxmlformats.org/officeDocument/2006/relationships/hyperlink" Target="mailto:phan@njit.edu" TargetMode="External"/><Relationship Id="rId26" Type="http://schemas.openxmlformats.org/officeDocument/2006/relationships/hyperlink" Target="https://zoom.us/j/95625154169" TargetMode="External"/><Relationship Id="rId39" Type="http://schemas.openxmlformats.org/officeDocument/2006/relationships/hyperlink" Target="mailto:phan@njit.edu" TargetMode="External"/><Relationship Id="rId21" Type="http://schemas.openxmlformats.org/officeDocument/2006/relationships/hyperlink" Target="https://zoom.us/j/92342800055" TargetMode="External"/><Relationship Id="rId34" Type="http://schemas.openxmlformats.org/officeDocument/2006/relationships/hyperlink" Target="https://zoom.us/j/96467977784" TargetMode="External"/><Relationship Id="rId42" Type="http://schemas.openxmlformats.org/officeDocument/2006/relationships/hyperlink" Target="https://zoom.us/j/93294455498" TargetMode="External"/><Relationship Id="rId47" Type="http://schemas.openxmlformats.org/officeDocument/2006/relationships/hyperlink" Target="mailto:ajita.rattani@wichita.edu" TargetMode="External"/><Relationship Id="rId50" Type="http://schemas.openxmlformats.org/officeDocument/2006/relationships/hyperlink" Target="https://zoom.us/j/99219542196" TargetMode="External"/><Relationship Id="rId55" Type="http://schemas.openxmlformats.org/officeDocument/2006/relationships/hyperlink" Target="mailto:kostasks@uth.gr" TargetMode="External"/><Relationship Id="rId63" Type="http://schemas.openxmlformats.org/officeDocument/2006/relationships/theme" Target="theme/theme1.xml"/><Relationship Id="rId7" Type="http://schemas.openxmlformats.org/officeDocument/2006/relationships/hyperlink" Target="mailto:bhalil@gazi.edu.tr" TargetMode="External"/><Relationship Id="rId2" Type="http://schemas.openxmlformats.org/officeDocument/2006/relationships/styles" Target="styles.xml"/><Relationship Id="rId16" Type="http://schemas.openxmlformats.org/officeDocument/2006/relationships/hyperlink" Target="mailto:wangshiq@us.ibm.com" TargetMode="External"/><Relationship Id="rId29" Type="http://schemas.openxmlformats.org/officeDocument/2006/relationships/hyperlink" Target="mailto:abagava@okstate.edu" TargetMode="External"/><Relationship Id="rId11" Type="http://schemas.openxmlformats.org/officeDocument/2006/relationships/hyperlink" Target="mailto:aknag@tamuct.edu" TargetMode="External"/><Relationship Id="rId24" Type="http://schemas.openxmlformats.org/officeDocument/2006/relationships/hyperlink" Target="mailto:e.zumpano@dimes.unical.it" TargetMode="External"/><Relationship Id="rId32" Type="http://schemas.openxmlformats.org/officeDocument/2006/relationships/hyperlink" Target="https://zoom.us/j/93294455498" TargetMode="External"/><Relationship Id="rId37" Type="http://schemas.openxmlformats.org/officeDocument/2006/relationships/hyperlink" Target="mailto:dourado@dei.uc.pt" TargetMode="External"/><Relationship Id="rId40" Type="http://schemas.openxmlformats.org/officeDocument/2006/relationships/hyperlink" Target="https://zoom.us/j/96467977784" TargetMode="External"/><Relationship Id="rId45" Type="http://schemas.openxmlformats.org/officeDocument/2006/relationships/hyperlink" Target="mailto:praveen.palanisamy@outlook.com" TargetMode="External"/><Relationship Id="rId53" Type="http://schemas.openxmlformats.org/officeDocument/2006/relationships/hyperlink" Target="mailto:ceraselacrisan@ub.ro" TargetMode="External"/><Relationship Id="rId58" Type="http://schemas.openxmlformats.org/officeDocument/2006/relationships/hyperlink" Target="https://zoom.us/j/93087606133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zoom.us/j/96478467375" TargetMode="External"/><Relationship Id="rId14" Type="http://schemas.openxmlformats.org/officeDocument/2006/relationships/hyperlink" Target="https://zoom.us/j/96281105433" TargetMode="External"/><Relationship Id="rId22" Type="http://schemas.openxmlformats.org/officeDocument/2006/relationships/hyperlink" Target="mailto:sarra.ben-abbes@external.engie.com" TargetMode="External"/><Relationship Id="rId27" Type="http://schemas.openxmlformats.org/officeDocument/2006/relationships/hyperlink" Target="mailto:linstead@chapman.edu" TargetMode="External"/><Relationship Id="rId30" Type="http://schemas.openxmlformats.org/officeDocument/2006/relationships/hyperlink" Target="https://zoom.us/j/92342800055" TargetMode="External"/><Relationship Id="rId35" Type="http://schemas.openxmlformats.org/officeDocument/2006/relationships/hyperlink" Target="mailto:Sakshi.Mishra@nrel.gov" TargetMode="External"/><Relationship Id="rId43" Type="http://schemas.openxmlformats.org/officeDocument/2006/relationships/hyperlink" Target="mailto:anithasp016@gmail.com" TargetMode="External"/><Relationship Id="rId48" Type="http://schemas.openxmlformats.org/officeDocument/2006/relationships/hyperlink" Target="https://zoom.us/j/93294455498" TargetMode="External"/><Relationship Id="rId56" Type="http://schemas.openxmlformats.org/officeDocument/2006/relationships/hyperlink" Target="https://zoom.us/j/99219542196" TargetMode="External"/><Relationship Id="rId8" Type="http://schemas.openxmlformats.org/officeDocument/2006/relationships/hyperlink" Target="https://zoom.us/j/95625154169" TargetMode="External"/><Relationship Id="rId51" Type="http://schemas.openxmlformats.org/officeDocument/2006/relationships/hyperlink" Target="mailto:dzhu@wayne.ed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zoom.us/j/92342800055" TargetMode="External"/><Relationship Id="rId17" Type="http://schemas.openxmlformats.org/officeDocument/2006/relationships/hyperlink" Target="https://zoom.us/j/95625154169" TargetMode="External"/><Relationship Id="rId25" Type="http://schemas.openxmlformats.org/officeDocument/2006/relationships/hyperlink" Target="mailto:agostino.forestiero@icar.cnr.it" TargetMode="External"/><Relationship Id="rId33" Type="http://schemas.openxmlformats.org/officeDocument/2006/relationships/hyperlink" Target="mailto:saakurn@okstate.edu" TargetMode="External"/><Relationship Id="rId38" Type="http://schemas.openxmlformats.org/officeDocument/2006/relationships/hyperlink" Target="https://zoom.us/j/96855213994" TargetMode="External"/><Relationship Id="rId46" Type="http://schemas.openxmlformats.org/officeDocument/2006/relationships/hyperlink" Target="https://zoom.us/j/96467977784" TargetMode="External"/><Relationship Id="rId59" Type="http://schemas.openxmlformats.org/officeDocument/2006/relationships/hyperlink" Target="mailto:Fahad.Al-homayani@du.edu" TargetMode="External"/><Relationship Id="rId20" Type="http://schemas.openxmlformats.org/officeDocument/2006/relationships/hyperlink" Target="mailto:ilhcol@gmail.com" TargetMode="External"/><Relationship Id="rId41" Type="http://schemas.openxmlformats.org/officeDocument/2006/relationships/hyperlink" Target="mailto:ghadazamzmi.alzamzmi@nih.gov" TargetMode="External"/><Relationship Id="rId54" Type="http://schemas.openxmlformats.org/officeDocument/2006/relationships/hyperlink" Target="https://zoom.us/j/97707370342" TargetMode="External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mailto:amini@cs.fiu.edu" TargetMode="External"/><Relationship Id="rId23" Type="http://schemas.openxmlformats.org/officeDocument/2006/relationships/hyperlink" Target="https://zoom.us/j/96281105433" TargetMode="External"/><Relationship Id="rId28" Type="http://schemas.openxmlformats.org/officeDocument/2006/relationships/hyperlink" Target="https://zoom.us/j/96478467375" TargetMode="External"/><Relationship Id="rId36" Type="http://schemas.openxmlformats.org/officeDocument/2006/relationships/hyperlink" Target="https://zoom.us/j/96855213994" TargetMode="External"/><Relationship Id="rId49" Type="http://schemas.openxmlformats.org/officeDocument/2006/relationships/hyperlink" Target="mailto:long.cheng@hitachi-powergrids.com" TargetMode="External"/><Relationship Id="rId57" Type="http://schemas.openxmlformats.org/officeDocument/2006/relationships/hyperlink" Target="mailto:wangyaqing01@baidu.com" TargetMode="External"/><Relationship Id="rId10" Type="http://schemas.openxmlformats.org/officeDocument/2006/relationships/hyperlink" Target="https://zoom.us/j/96478467375" TargetMode="External"/><Relationship Id="rId31" Type="http://schemas.openxmlformats.org/officeDocument/2006/relationships/hyperlink" Target="mailto:jzz0121@auburn.edu" TargetMode="External"/><Relationship Id="rId44" Type="http://schemas.openxmlformats.org/officeDocument/2006/relationships/hyperlink" Target="https://zoom.us/j/96855213994" TargetMode="External"/><Relationship Id="rId52" Type="http://schemas.openxmlformats.org/officeDocument/2006/relationships/hyperlink" Target="https://zoom.us/j/93087606133" TargetMode="External"/><Relationship Id="rId60" Type="http://schemas.openxmlformats.org/officeDocument/2006/relationships/hyperlink" Target="https://zoom.us/j/977073703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im.hantach@external.engi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D5527F-E48E-4F4B-9C14-0228B9A33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26</Pages>
  <Words>6423</Words>
  <Characters>37963</Characters>
  <Application>Microsoft Office Word</Application>
  <DocSecurity>0</DocSecurity>
  <Lines>506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Feng Luo</cp:lastModifiedBy>
  <cp:revision>15</cp:revision>
  <dcterms:created xsi:type="dcterms:W3CDTF">2020-12-11T15:16:00Z</dcterms:created>
  <dcterms:modified xsi:type="dcterms:W3CDTF">2020-12-14T12:24:00Z</dcterms:modified>
</cp:coreProperties>
</file>